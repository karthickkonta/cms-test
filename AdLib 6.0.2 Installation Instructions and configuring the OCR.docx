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78F5E3" w14:textId="77777777" w:rsidR="00C95002" w:rsidRPr="00C95002" w:rsidRDefault="001B36B5" w:rsidP="00C95002">
      <w:pPr>
        <w:pStyle w:val="Subtitle"/>
      </w:pPr>
      <w:r>
        <w:t>Thomson Reuters Court Management Solutions</w:t>
      </w:r>
    </w:p>
    <w:p w14:paraId="747DB27E" w14:textId="77777777" w:rsidR="006626BC" w:rsidRDefault="006626BC" w:rsidP="001B36B5"/>
    <w:p w14:paraId="15359259" w14:textId="77777777" w:rsidR="00C95002" w:rsidRDefault="00C95002" w:rsidP="001B36B5"/>
    <w:p w14:paraId="433C1C80" w14:textId="77777777" w:rsidR="001B36B5" w:rsidRPr="001B36B5" w:rsidRDefault="001B36B5" w:rsidP="001B36B5"/>
    <w:p w14:paraId="741E2EDE" w14:textId="77777777" w:rsidR="001B36B5" w:rsidRDefault="001B36B5" w:rsidP="001B36B5"/>
    <w:p w14:paraId="44F8E8B8" w14:textId="77777777" w:rsidR="001B36B5" w:rsidRPr="001B36B5" w:rsidRDefault="001B36B5" w:rsidP="001B36B5">
      <w:pPr>
        <w:sectPr w:rsidR="001B36B5" w:rsidRPr="001B36B5" w:rsidSect="00DD38DD">
          <w:footerReference w:type="even" r:id="rId11"/>
          <w:footerReference w:type="default" r:id="rId12"/>
          <w:headerReference w:type="first" r:id="rId13"/>
          <w:footerReference w:type="first" r:id="rId14"/>
          <w:pgSz w:w="12242" w:h="15842"/>
          <w:pgMar w:top="9072" w:right="851" w:bottom="1701" w:left="851" w:header="567" w:footer="794" w:gutter="0"/>
          <w:cols w:space="708"/>
          <w:titlePg/>
          <w:docGrid w:linePitch="360"/>
        </w:sectPr>
      </w:pPr>
      <w:r>
        <w:tab/>
      </w:r>
    </w:p>
    <w:p w14:paraId="1C04AE3E" w14:textId="77777777" w:rsidR="00C95002" w:rsidRPr="00C95002" w:rsidRDefault="00C95002" w:rsidP="00C95002">
      <w:pPr>
        <w:pStyle w:val="PlainHeading"/>
      </w:pPr>
      <w:bookmarkStart w:id="0" w:name="_Toc333759281"/>
      <w:bookmarkStart w:id="1" w:name="_Toc333759340"/>
      <w:bookmarkStart w:id="2" w:name="_Toc333759460"/>
      <w:bookmarkStart w:id="3" w:name="_Toc333759549"/>
      <w:bookmarkStart w:id="4" w:name="_Toc333759714"/>
      <w:bookmarkStart w:id="5" w:name="_Toc333759992"/>
      <w:bookmarkStart w:id="6" w:name="_Toc38035910"/>
      <w:r w:rsidRPr="00C95002">
        <w:lastRenderedPageBreak/>
        <w:t>Contents</w:t>
      </w:r>
      <w:bookmarkEnd w:id="0"/>
      <w:bookmarkEnd w:id="1"/>
      <w:bookmarkEnd w:id="2"/>
      <w:bookmarkEnd w:id="3"/>
      <w:bookmarkEnd w:id="4"/>
      <w:bookmarkEnd w:id="5"/>
      <w:bookmarkEnd w:id="6"/>
    </w:p>
    <w:p w14:paraId="244AC93D" w14:textId="7A718B9D" w:rsidR="00AC6438" w:rsidRDefault="00AC6438">
      <w:pPr>
        <w:pStyle w:val="TOC1"/>
        <w:tabs>
          <w:tab w:val="right" w:leader="dot" w:pos="10532"/>
        </w:tabs>
        <w:rPr>
          <w:rFonts w:asciiTheme="minorHAnsi" w:hAnsiTheme="minorHAnsi"/>
          <w:noProof/>
          <w:color w:val="auto"/>
          <w:sz w:val="22"/>
          <w:szCs w:val="22"/>
        </w:rPr>
      </w:pPr>
      <w:r>
        <w:fldChar w:fldCharType="begin"/>
      </w:r>
      <w:r>
        <w:instrText xml:space="preserve"> TOC \o "1-3" \t "Heading 5,1,Plain Heading,1" </w:instrText>
      </w:r>
      <w:r>
        <w:fldChar w:fldCharType="separate"/>
      </w:r>
      <w:r>
        <w:rPr>
          <w:noProof/>
        </w:rPr>
        <w:t>Contents</w:t>
      </w:r>
      <w:r>
        <w:rPr>
          <w:noProof/>
        </w:rPr>
        <w:tab/>
      </w:r>
      <w:r>
        <w:rPr>
          <w:noProof/>
        </w:rPr>
        <w:fldChar w:fldCharType="begin"/>
      </w:r>
      <w:r>
        <w:rPr>
          <w:noProof/>
        </w:rPr>
        <w:instrText xml:space="preserve"> PAGEREF _Toc38035910 \h </w:instrText>
      </w:r>
      <w:r>
        <w:rPr>
          <w:noProof/>
        </w:rPr>
      </w:r>
      <w:r>
        <w:rPr>
          <w:noProof/>
        </w:rPr>
        <w:fldChar w:fldCharType="separate"/>
      </w:r>
      <w:r w:rsidR="00654F18">
        <w:rPr>
          <w:noProof/>
        </w:rPr>
        <w:t>2</w:t>
      </w:r>
      <w:r>
        <w:rPr>
          <w:noProof/>
        </w:rPr>
        <w:fldChar w:fldCharType="end"/>
      </w:r>
    </w:p>
    <w:p w14:paraId="6416F1B0" w14:textId="0BAF0C00" w:rsidR="00AC6438" w:rsidRDefault="00AC6438">
      <w:pPr>
        <w:pStyle w:val="TOC1"/>
        <w:tabs>
          <w:tab w:val="left" w:pos="360"/>
          <w:tab w:val="right" w:leader="dot" w:pos="10532"/>
        </w:tabs>
        <w:rPr>
          <w:rFonts w:asciiTheme="minorHAnsi" w:hAnsiTheme="minorHAnsi"/>
          <w:noProof/>
          <w:color w:val="auto"/>
          <w:sz w:val="22"/>
          <w:szCs w:val="22"/>
        </w:rPr>
      </w:pPr>
      <w:r>
        <w:rPr>
          <w:noProof/>
        </w:rPr>
        <w:t>I.</w:t>
      </w:r>
      <w:r>
        <w:rPr>
          <w:rFonts w:asciiTheme="minorHAnsi" w:hAnsiTheme="minorHAnsi"/>
          <w:noProof/>
          <w:color w:val="auto"/>
          <w:sz w:val="22"/>
          <w:szCs w:val="22"/>
        </w:rPr>
        <w:tab/>
      </w:r>
      <w:r>
        <w:rPr>
          <w:noProof/>
        </w:rPr>
        <w:t>Requirements</w:t>
      </w:r>
      <w:r>
        <w:rPr>
          <w:noProof/>
        </w:rPr>
        <w:tab/>
      </w:r>
      <w:r>
        <w:rPr>
          <w:noProof/>
        </w:rPr>
        <w:fldChar w:fldCharType="begin"/>
      </w:r>
      <w:r>
        <w:rPr>
          <w:noProof/>
        </w:rPr>
        <w:instrText xml:space="preserve"> PAGEREF _Toc38035911 \h </w:instrText>
      </w:r>
      <w:r>
        <w:rPr>
          <w:noProof/>
        </w:rPr>
      </w:r>
      <w:r>
        <w:rPr>
          <w:noProof/>
        </w:rPr>
        <w:fldChar w:fldCharType="separate"/>
      </w:r>
      <w:r w:rsidR="00654F18">
        <w:rPr>
          <w:noProof/>
        </w:rPr>
        <w:t>3</w:t>
      </w:r>
      <w:r>
        <w:rPr>
          <w:noProof/>
        </w:rPr>
        <w:fldChar w:fldCharType="end"/>
      </w:r>
    </w:p>
    <w:p w14:paraId="5F42E68B" w14:textId="30522DB2" w:rsidR="00AC6438" w:rsidRDefault="00AC6438">
      <w:pPr>
        <w:pStyle w:val="TOC1"/>
        <w:tabs>
          <w:tab w:val="left" w:pos="540"/>
          <w:tab w:val="right" w:leader="dot" w:pos="10532"/>
        </w:tabs>
        <w:rPr>
          <w:rFonts w:asciiTheme="minorHAnsi" w:hAnsiTheme="minorHAnsi"/>
          <w:noProof/>
          <w:color w:val="auto"/>
          <w:sz w:val="22"/>
          <w:szCs w:val="22"/>
        </w:rPr>
      </w:pPr>
      <w:r>
        <w:rPr>
          <w:noProof/>
        </w:rPr>
        <w:t>II.</w:t>
      </w:r>
      <w:r>
        <w:rPr>
          <w:rFonts w:asciiTheme="minorHAnsi" w:hAnsiTheme="minorHAnsi"/>
          <w:noProof/>
          <w:color w:val="auto"/>
          <w:sz w:val="22"/>
          <w:szCs w:val="22"/>
        </w:rPr>
        <w:tab/>
      </w:r>
      <w:r>
        <w:rPr>
          <w:noProof/>
        </w:rPr>
        <w:t>Installation Instructions</w:t>
      </w:r>
      <w:r>
        <w:rPr>
          <w:noProof/>
        </w:rPr>
        <w:tab/>
      </w:r>
      <w:r>
        <w:rPr>
          <w:noProof/>
        </w:rPr>
        <w:fldChar w:fldCharType="begin"/>
      </w:r>
      <w:r>
        <w:rPr>
          <w:noProof/>
        </w:rPr>
        <w:instrText xml:space="preserve"> PAGEREF _Toc38035912 \h </w:instrText>
      </w:r>
      <w:r>
        <w:rPr>
          <w:noProof/>
        </w:rPr>
      </w:r>
      <w:r>
        <w:rPr>
          <w:noProof/>
        </w:rPr>
        <w:fldChar w:fldCharType="separate"/>
      </w:r>
      <w:r w:rsidR="00654F18">
        <w:rPr>
          <w:noProof/>
        </w:rPr>
        <w:t>3</w:t>
      </w:r>
      <w:r>
        <w:rPr>
          <w:noProof/>
        </w:rPr>
        <w:fldChar w:fldCharType="end"/>
      </w:r>
    </w:p>
    <w:p w14:paraId="2944DD51" w14:textId="3932E49E" w:rsidR="00C95002" w:rsidRDefault="00AC6438" w:rsidP="00EA09FC">
      <w:pPr>
        <w:pStyle w:val="TOC1"/>
      </w:pPr>
      <w:r>
        <w:fldChar w:fldCharType="end"/>
      </w:r>
    </w:p>
    <w:p w14:paraId="51EB334F" w14:textId="77777777" w:rsidR="00C95002" w:rsidRDefault="00C95002" w:rsidP="001B36B5">
      <w:pPr>
        <w:sectPr w:rsidR="00C95002" w:rsidSect="001B36B5">
          <w:headerReference w:type="first" r:id="rId15"/>
          <w:footerReference w:type="first" r:id="rId16"/>
          <w:pgSz w:w="12242" w:h="15842"/>
          <w:pgMar w:top="1699" w:right="850" w:bottom="1699" w:left="850" w:header="562" w:footer="792" w:gutter="0"/>
          <w:cols w:space="708"/>
          <w:titlePg/>
          <w:docGrid w:linePitch="360"/>
        </w:sectPr>
      </w:pPr>
    </w:p>
    <w:p w14:paraId="471C3118" w14:textId="77777777" w:rsidR="00C95002" w:rsidRDefault="001B36B5" w:rsidP="00BA490B">
      <w:pPr>
        <w:pStyle w:val="Heading1"/>
        <w:numPr>
          <w:ilvl w:val="0"/>
          <w:numId w:val="18"/>
        </w:numPr>
      </w:pPr>
      <w:bookmarkStart w:id="7" w:name="_Toc38035911"/>
      <w:r>
        <w:lastRenderedPageBreak/>
        <w:t>Requirements</w:t>
      </w:r>
      <w:bookmarkEnd w:id="7"/>
    </w:p>
    <w:p w14:paraId="1F9445EE" w14:textId="77777777" w:rsidR="001B36B5" w:rsidRPr="001B36B5" w:rsidRDefault="001B36B5" w:rsidP="001B36B5">
      <w:r w:rsidRPr="001B36B5">
        <w:t>The following requirements must be met before following the steps in this document</w:t>
      </w:r>
      <w:r>
        <w:t>:</w:t>
      </w:r>
    </w:p>
    <w:p w14:paraId="62D0F04E" w14:textId="07036185" w:rsidR="00B94095" w:rsidRDefault="00B94095" w:rsidP="00B94095">
      <w:pPr>
        <w:pStyle w:val="ListParagraph"/>
        <w:numPr>
          <w:ilvl w:val="0"/>
          <w:numId w:val="28"/>
        </w:numPr>
      </w:pPr>
      <w:r>
        <w:t xml:space="preserve">For system requirements please refer to </w:t>
      </w:r>
      <w:hyperlink r:id="rId17" w:history="1">
        <w:r w:rsidRPr="00B94095">
          <w:rPr>
            <w:rStyle w:val="Hyperlink"/>
          </w:rPr>
          <w:t>https://www.adlibsoftware.com/support/documentation/adlibpdfenterprise/6.0/en/adlib_help.htm</w:t>
        </w:r>
      </w:hyperlink>
    </w:p>
    <w:p w14:paraId="164B77A2" w14:textId="0CCE5649" w:rsidR="00DC7F79" w:rsidRDefault="00DC7F79" w:rsidP="00AF3F23">
      <w:pPr>
        <w:pStyle w:val="ListParagraph"/>
        <w:numPr>
          <w:ilvl w:val="0"/>
          <w:numId w:val="28"/>
        </w:numPr>
      </w:pPr>
      <w:r>
        <w:t>A version of C-Track or E-file which supports AdLib OEM must be installed prior to the AdLib installation</w:t>
      </w:r>
      <w:del w:id="8" w:author="Ward, Clifford (Government)" w:date="2020-04-18T15:17:00Z">
        <w:r w:rsidDel="00DC7F79">
          <w:delText>.</w:delText>
        </w:r>
      </w:del>
    </w:p>
    <w:p w14:paraId="68392FDB" w14:textId="77777777" w:rsidR="00AF3F23" w:rsidRDefault="00AF3F23" w:rsidP="00AF3F23">
      <w:pPr>
        <w:pStyle w:val="ListParagraph"/>
        <w:numPr>
          <w:ilvl w:val="0"/>
          <w:numId w:val="28"/>
        </w:numPr>
      </w:pPr>
      <w:r>
        <w:t xml:space="preserve">A current AdLib </w:t>
      </w:r>
      <w:proofErr w:type="gramStart"/>
      <w:r>
        <w:t>license</w:t>
      </w:r>
      <w:proofErr w:type="gramEnd"/>
    </w:p>
    <w:p w14:paraId="74EDD2A0" w14:textId="6C4050AD" w:rsidR="00DC7F79" w:rsidRDefault="00DC7F79" w:rsidP="00AF3F23">
      <w:pPr>
        <w:pStyle w:val="ListParagraph"/>
        <w:numPr>
          <w:ilvl w:val="0"/>
          <w:numId w:val="28"/>
        </w:numPr>
      </w:pPr>
      <w:r>
        <w:t>The user installing AdLib must have administrative privileges on the application server.</w:t>
      </w:r>
    </w:p>
    <w:p w14:paraId="7A63F002" w14:textId="18CECCE7" w:rsidR="00F95E28" w:rsidRDefault="00F95E28" w:rsidP="00AF3F23">
      <w:pPr>
        <w:pStyle w:val="ListParagraph"/>
        <w:numPr>
          <w:ilvl w:val="0"/>
          <w:numId w:val="28"/>
        </w:numPr>
      </w:pPr>
      <w:r>
        <w:t>A</w:t>
      </w:r>
      <w:r w:rsidR="005B79D6">
        <w:t xml:space="preserve"> </w:t>
      </w:r>
      <w:r>
        <w:t>Microsoft SQL Server Databas</w:t>
      </w:r>
      <w:r w:rsidR="00BC6289">
        <w:t xml:space="preserve">e and user with </w:t>
      </w:r>
      <w:r w:rsidR="00AB71F2">
        <w:t>owner</w:t>
      </w:r>
      <w:r w:rsidR="00BC6289">
        <w:t xml:space="preserve"> privileges which will be used by the Adlib service</w:t>
      </w:r>
    </w:p>
    <w:p w14:paraId="62B63DCF" w14:textId="1E10FD33" w:rsidR="00DC7F79" w:rsidRDefault="001B36B5" w:rsidP="00AF3F23">
      <w:pPr>
        <w:pStyle w:val="ListParagraph"/>
        <w:numPr>
          <w:ilvl w:val="0"/>
          <w:numId w:val="28"/>
        </w:numPr>
      </w:pPr>
      <w:r>
        <w:t xml:space="preserve">Microsoft Word must be installed on the </w:t>
      </w:r>
      <w:proofErr w:type="spellStart"/>
      <w:r w:rsidR="00B94095">
        <w:t>AdLib</w:t>
      </w:r>
      <w:proofErr w:type="spellEnd"/>
      <w:r w:rsidR="00B94095">
        <w:t xml:space="preserve"> </w:t>
      </w:r>
      <w:r>
        <w:t>server</w:t>
      </w:r>
      <w:r w:rsidR="00E061FD">
        <w:t xml:space="preserve"> if you are supp</w:t>
      </w:r>
      <w:r w:rsidR="002F5160">
        <w:t>orting</w:t>
      </w:r>
      <w:r w:rsidR="00DF5BFA">
        <w:t xml:space="preserve"> Word documents</w:t>
      </w:r>
    </w:p>
    <w:p w14:paraId="046E0771" w14:textId="14086ABB" w:rsidR="003D7C93" w:rsidRDefault="003D7C93" w:rsidP="00AF3F23">
      <w:pPr>
        <w:pStyle w:val="ListParagraph"/>
        <w:numPr>
          <w:ilvl w:val="0"/>
          <w:numId w:val="28"/>
        </w:numPr>
      </w:pPr>
      <w:r>
        <w:t xml:space="preserve">The following </w:t>
      </w:r>
      <w:r w:rsidR="00AF3F23">
        <w:t>Server Roles, Services, or Features must be installed using the Add Roles and Features Wizard</w:t>
      </w:r>
    </w:p>
    <w:p w14:paraId="0C203A58" w14:textId="77777777" w:rsidR="00AF3F23" w:rsidRDefault="00AF3F23" w:rsidP="00AF3F23">
      <w:pPr>
        <w:pStyle w:val="ListParagraph"/>
        <w:numPr>
          <w:ilvl w:val="2"/>
          <w:numId w:val="31"/>
        </w:numPr>
      </w:pPr>
      <w:r>
        <w:t>Internet Information Services (IIS)</w:t>
      </w:r>
    </w:p>
    <w:p w14:paraId="4B6AEF9A" w14:textId="7DE4A0D4" w:rsidR="00AF3F23" w:rsidRDefault="00AF3F23" w:rsidP="00AF3F23">
      <w:pPr>
        <w:pStyle w:val="ListParagraph"/>
        <w:numPr>
          <w:ilvl w:val="2"/>
          <w:numId w:val="31"/>
        </w:numPr>
      </w:pPr>
      <w:r>
        <w:t>ASP.NET 3.5</w:t>
      </w:r>
      <w:r w:rsidR="00590AD9">
        <w:t xml:space="preserve"> (may not be available by default on Server 2016)</w:t>
      </w:r>
    </w:p>
    <w:p w14:paraId="6076B22C" w14:textId="49A0C3CC" w:rsidR="00AF3F23" w:rsidRDefault="00AF3F23" w:rsidP="00AF3F23">
      <w:pPr>
        <w:pStyle w:val="ListParagraph"/>
        <w:numPr>
          <w:ilvl w:val="2"/>
          <w:numId w:val="31"/>
        </w:numPr>
      </w:pPr>
      <w:r>
        <w:t>ASP.NET 4.5/6</w:t>
      </w:r>
      <w:r w:rsidR="00F41510">
        <w:t>go</w:t>
      </w:r>
    </w:p>
    <w:p w14:paraId="449E29E9" w14:textId="77777777" w:rsidR="00AF3F23" w:rsidRDefault="00AF3F23" w:rsidP="00AF3F23">
      <w:pPr>
        <w:pStyle w:val="ListParagraph"/>
        <w:numPr>
          <w:ilvl w:val="2"/>
          <w:numId w:val="31"/>
        </w:numPr>
      </w:pPr>
      <w:r>
        <w:t>HTTP Activation</w:t>
      </w:r>
    </w:p>
    <w:p w14:paraId="73D7F579" w14:textId="34FBFB2A" w:rsidR="602FF60A" w:rsidRDefault="00B94095">
      <w:pPr>
        <w:pStyle w:val="ListParagraph"/>
        <w:numPr>
          <w:ilvl w:val="0"/>
          <w:numId w:val="34"/>
        </w:numPr>
        <w:pPrChange w:id="9" w:author="Ward, Clifford (Government)" w:date="2020-04-18T15:21:00Z">
          <w:pPr>
            <w:pStyle w:val="ListParagraph"/>
            <w:numPr>
              <w:ilvl w:val="2"/>
              <w:numId w:val="31"/>
            </w:numPr>
            <w:ind w:left="1224" w:hanging="504"/>
          </w:pPr>
        </w:pPrChange>
      </w:pPr>
      <w:r>
        <w:t xml:space="preserve">   </w:t>
      </w:r>
      <w:r w:rsidR="00AF3F23">
        <w:t xml:space="preserve">IIS 6 </w:t>
      </w:r>
      <w:r w:rsidR="00590AD9">
        <w:t xml:space="preserve">Management </w:t>
      </w:r>
      <w:r w:rsidR="00AF3F23">
        <w:t>Compatibility</w:t>
      </w:r>
    </w:p>
    <w:p w14:paraId="4DA5EFFC" w14:textId="77777777" w:rsidR="00CD6841" w:rsidRDefault="001B36B5" w:rsidP="001B36B5">
      <w:pPr>
        <w:pStyle w:val="Heading1"/>
      </w:pPr>
      <w:bookmarkStart w:id="10" w:name="_Toc38035912"/>
      <w:r>
        <w:t>Installation Instructions</w:t>
      </w:r>
      <w:bookmarkEnd w:id="10"/>
    </w:p>
    <w:p w14:paraId="71F484D7" w14:textId="77777777" w:rsidR="001B36B5" w:rsidRDefault="001B36B5" w:rsidP="009645B8">
      <w:pPr>
        <w:pStyle w:val="ListParagraph"/>
        <w:numPr>
          <w:ilvl w:val="0"/>
          <w:numId w:val="25"/>
        </w:numPr>
      </w:pPr>
      <w:r>
        <w:t>Disable User Account Control</w:t>
      </w:r>
    </w:p>
    <w:p w14:paraId="4C992B55" w14:textId="77777777" w:rsidR="009645B8" w:rsidRDefault="009645B8" w:rsidP="009645B8">
      <w:pPr>
        <w:pStyle w:val="ListParagraph"/>
        <w:numPr>
          <w:ilvl w:val="1"/>
          <w:numId w:val="25"/>
        </w:numPr>
      </w:pPr>
      <w:r>
        <w:t>Open Server Manager</w:t>
      </w:r>
      <w:r>
        <w:br/>
      </w:r>
      <w:r>
        <w:rPr>
          <w:noProof/>
        </w:rPr>
        <w:drawing>
          <wp:inline distT="0" distB="0" distL="0" distR="0" wp14:anchorId="47661168" wp14:editId="2A7CBB93">
            <wp:extent cx="819302" cy="819302"/>
            <wp:effectExtent l="0" t="0" r="0" b="0"/>
            <wp:docPr id="1903527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819302" cy="819302"/>
                    </a:xfrm>
                    <a:prstGeom prst="rect">
                      <a:avLst/>
                    </a:prstGeom>
                  </pic:spPr>
                </pic:pic>
              </a:graphicData>
            </a:graphic>
          </wp:inline>
        </w:drawing>
      </w:r>
    </w:p>
    <w:p w14:paraId="2B204634" w14:textId="77777777" w:rsidR="009645B8" w:rsidRDefault="009645B8" w:rsidP="009645B8">
      <w:pPr>
        <w:pStyle w:val="ListParagraph"/>
        <w:numPr>
          <w:ilvl w:val="1"/>
          <w:numId w:val="25"/>
        </w:numPr>
      </w:pPr>
      <w:r>
        <w:t>Click on “</w:t>
      </w:r>
      <w:r w:rsidRPr="602FF60A">
        <w:rPr>
          <w:i/>
          <w:iCs/>
        </w:rPr>
        <w:t>Tools</w:t>
      </w:r>
      <w:r>
        <w:t>” on the menu on the left</w:t>
      </w:r>
      <w:r>
        <w:br/>
      </w:r>
      <w:r>
        <w:rPr>
          <w:noProof/>
        </w:rPr>
        <w:drawing>
          <wp:inline distT="0" distB="0" distL="0" distR="0" wp14:anchorId="4846D30B" wp14:editId="23C15EC0">
            <wp:extent cx="2004364" cy="347531"/>
            <wp:effectExtent l="0" t="0" r="0" b="0"/>
            <wp:docPr id="20460938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2004364" cy="347531"/>
                    </a:xfrm>
                    <a:prstGeom prst="rect">
                      <a:avLst/>
                    </a:prstGeom>
                  </pic:spPr>
                </pic:pic>
              </a:graphicData>
            </a:graphic>
          </wp:inline>
        </w:drawing>
      </w:r>
    </w:p>
    <w:p w14:paraId="10320911" w14:textId="77777777" w:rsidR="009645B8" w:rsidRDefault="009645B8" w:rsidP="009645B8">
      <w:pPr>
        <w:pStyle w:val="ListParagraph"/>
        <w:numPr>
          <w:ilvl w:val="1"/>
          <w:numId w:val="25"/>
        </w:numPr>
      </w:pPr>
      <w:r>
        <w:t>Click on “</w:t>
      </w:r>
      <w:r w:rsidRPr="602FF60A">
        <w:rPr>
          <w:i/>
          <w:iCs/>
        </w:rPr>
        <w:t>Local Security Policy</w:t>
      </w:r>
      <w:r>
        <w:t>”</w:t>
      </w:r>
      <w:r>
        <w:br/>
      </w:r>
      <w:r>
        <w:rPr>
          <w:noProof/>
        </w:rPr>
        <w:drawing>
          <wp:inline distT="0" distB="0" distL="0" distR="0" wp14:anchorId="0B35225C" wp14:editId="08E8E206">
            <wp:extent cx="1673209" cy="2655417"/>
            <wp:effectExtent l="0" t="0" r="3810" b="0"/>
            <wp:docPr id="3211784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1673209" cy="2655417"/>
                    </a:xfrm>
                    <a:prstGeom prst="rect">
                      <a:avLst/>
                    </a:prstGeom>
                  </pic:spPr>
                </pic:pic>
              </a:graphicData>
            </a:graphic>
          </wp:inline>
        </w:drawing>
      </w:r>
    </w:p>
    <w:p w14:paraId="6A929249" w14:textId="77777777" w:rsidR="009645B8" w:rsidRDefault="009645B8" w:rsidP="009645B8">
      <w:pPr>
        <w:pStyle w:val="ListParagraph"/>
        <w:numPr>
          <w:ilvl w:val="1"/>
          <w:numId w:val="25"/>
        </w:numPr>
      </w:pPr>
      <w:r>
        <w:lastRenderedPageBreak/>
        <w:t>Click on Security Settings &gt; Local Policies &gt; Security Options</w:t>
      </w:r>
      <w:r>
        <w:br/>
      </w:r>
      <w:r>
        <w:rPr>
          <w:noProof/>
        </w:rPr>
        <w:drawing>
          <wp:inline distT="0" distB="0" distL="0" distR="0" wp14:anchorId="47612338" wp14:editId="128D6B3F">
            <wp:extent cx="2065283" cy="1988220"/>
            <wp:effectExtent l="0" t="0" r="0" b="0"/>
            <wp:docPr id="9983252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2065283" cy="1988220"/>
                    </a:xfrm>
                    <a:prstGeom prst="rect">
                      <a:avLst/>
                    </a:prstGeom>
                  </pic:spPr>
                </pic:pic>
              </a:graphicData>
            </a:graphic>
          </wp:inline>
        </w:drawing>
      </w:r>
    </w:p>
    <w:p w14:paraId="1402F4CE" w14:textId="77777777" w:rsidR="009645B8" w:rsidRDefault="009645B8" w:rsidP="009645B8">
      <w:pPr>
        <w:pStyle w:val="ListParagraph"/>
        <w:numPr>
          <w:ilvl w:val="1"/>
          <w:numId w:val="25"/>
        </w:numPr>
      </w:pPr>
      <w:r>
        <w:t>Scroll down to the User Account Control section</w:t>
      </w:r>
      <w:r>
        <w:br/>
      </w:r>
      <w:r>
        <w:rPr>
          <w:noProof/>
        </w:rPr>
        <w:drawing>
          <wp:inline distT="0" distB="0" distL="0" distR="0" wp14:anchorId="7623D460" wp14:editId="40CE311D">
            <wp:extent cx="5943600" cy="1534160"/>
            <wp:effectExtent l="0" t="0" r="0" b="8890"/>
            <wp:docPr id="20400642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5943600" cy="1534160"/>
                    </a:xfrm>
                    <a:prstGeom prst="rect">
                      <a:avLst/>
                    </a:prstGeom>
                  </pic:spPr>
                </pic:pic>
              </a:graphicData>
            </a:graphic>
          </wp:inline>
        </w:drawing>
      </w:r>
    </w:p>
    <w:p w14:paraId="50764718" w14:textId="77777777" w:rsidR="009645B8" w:rsidRDefault="009645B8" w:rsidP="009645B8">
      <w:pPr>
        <w:pStyle w:val="ListParagraph"/>
        <w:numPr>
          <w:ilvl w:val="1"/>
          <w:numId w:val="25"/>
        </w:numPr>
      </w:pPr>
      <w:r>
        <w:t>Ensure the following settings are “</w:t>
      </w:r>
      <w:r w:rsidRPr="009645B8">
        <w:rPr>
          <w:i/>
          <w:iCs/>
        </w:rPr>
        <w:t>Disabled</w:t>
      </w:r>
      <w:r w:rsidRPr="009645B8">
        <w:t>”</w:t>
      </w:r>
    </w:p>
    <w:p w14:paraId="64924FC3" w14:textId="77777777" w:rsidR="009645B8" w:rsidRDefault="009645B8" w:rsidP="009645B8">
      <w:pPr>
        <w:pStyle w:val="ListParagraph"/>
        <w:numPr>
          <w:ilvl w:val="2"/>
          <w:numId w:val="25"/>
        </w:numPr>
      </w:pPr>
      <w:r>
        <w:t>User Account Control:  Admin Approval Mode for the Built-in Administrator account</w:t>
      </w:r>
    </w:p>
    <w:p w14:paraId="5C0AE932" w14:textId="77777777" w:rsidR="009645B8" w:rsidRDefault="009645B8" w:rsidP="009645B8">
      <w:pPr>
        <w:pStyle w:val="ListParagraph"/>
        <w:numPr>
          <w:ilvl w:val="2"/>
          <w:numId w:val="25"/>
        </w:numPr>
      </w:pPr>
      <w:r>
        <w:t xml:space="preserve">User Account Control:  Allow </w:t>
      </w:r>
      <w:proofErr w:type="spellStart"/>
      <w:r>
        <w:t>UIAccess</w:t>
      </w:r>
      <w:proofErr w:type="spellEnd"/>
      <w:r>
        <w:t xml:space="preserve"> applications to prompt for elevation without using the secure desktop</w:t>
      </w:r>
    </w:p>
    <w:p w14:paraId="29A0F896" w14:textId="77777777" w:rsidR="009645B8" w:rsidRDefault="009645B8" w:rsidP="009645B8">
      <w:pPr>
        <w:pStyle w:val="ListParagraph"/>
        <w:numPr>
          <w:ilvl w:val="2"/>
          <w:numId w:val="25"/>
        </w:numPr>
      </w:pPr>
      <w:r>
        <w:t>User Account Control:  Only elevate executables that are signed and validated</w:t>
      </w:r>
    </w:p>
    <w:p w14:paraId="1F6D48AB" w14:textId="77777777" w:rsidR="009645B8" w:rsidRDefault="009645B8" w:rsidP="009645B8">
      <w:pPr>
        <w:pStyle w:val="ListParagraph"/>
        <w:numPr>
          <w:ilvl w:val="2"/>
          <w:numId w:val="25"/>
        </w:numPr>
      </w:pPr>
      <w:r>
        <w:t>User Account Control:  Run all administrators in Admin Approval Mode</w:t>
      </w:r>
    </w:p>
    <w:p w14:paraId="3E89881C" w14:textId="77777777" w:rsidR="009645B8" w:rsidRDefault="009645B8" w:rsidP="009645B8">
      <w:pPr>
        <w:pStyle w:val="ListParagraph"/>
        <w:numPr>
          <w:ilvl w:val="1"/>
          <w:numId w:val="25"/>
        </w:numPr>
      </w:pPr>
      <w:r>
        <w:t>Ensure the following settings is set to “</w:t>
      </w:r>
      <w:r w:rsidRPr="009645B8">
        <w:rPr>
          <w:i/>
          <w:iCs/>
        </w:rPr>
        <w:t>Prompt for credentials</w:t>
      </w:r>
      <w:r w:rsidRPr="009645B8">
        <w:t>”</w:t>
      </w:r>
    </w:p>
    <w:p w14:paraId="3D3778A8" w14:textId="77777777" w:rsidR="009645B8" w:rsidRDefault="009645B8" w:rsidP="009645B8">
      <w:pPr>
        <w:pStyle w:val="ListParagraph"/>
        <w:numPr>
          <w:ilvl w:val="2"/>
          <w:numId w:val="25"/>
        </w:numPr>
      </w:pPr>
      <w:r w:rsidRPr="009645B8">
        <w:t>User Account Control:  Behavior of the elevation prompt for standard users</w:t>
      </w:r>
    </w:p>
    <w:p w14:paraId="141CA0BF" w14:textId="77777777" w:rsidR="009645B8" w:rsidRDefault="009645B8" w:rsidP="009645B8">
      <w:pPr>
        <w:pStyle w:val="ListParagraph"/>
        <w:numPr>
          <w:ilvl w:val="1"/>
          <w:numId w:val="25"/>
        </w:numPr>
      </w:pPr>
      <w:r>
        <w:t>Open Control Panel</w:t>
      </w:r>
      <w:r>
        <w:br/>
      </w:r>
      <w:r>
        <w:rPr>
          <w:noProof/>
        </w:rPr>
        <w:drawing>
          <wp:inline distT="0" distB="0" distL="0" distR="0" wp14:anchorId="6523C9FA" wp14:editId="1A95D058">
            <wp:extent cx="782261" cy="776551"/>
            <wp:effectExtent l="0" t="0" r="0" b="5080"/>
            <wp:docPr id="21232610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782261" cy="776551"/>
                    </a:xfrm>
                    <a:prstGeom prst="rect">
                      <a:avLst/>
                    </a:prstGeom>
                  </pic:spPr>
                </pic:pic>
              </a:graphicData>
            </a:graphic>
          </wp:inline>
        </w:drawing>
      </w:r>
    </w:p>
    <w:p w14:paraId="294F7F74" w14:textId="77777777" w:rsidR="009645B8" w:rsidRDefault="009645B8" w:rsidP="009645B8">
      <w:pPr>
        <w:pStyle w:val="ListParagraph"/>
        <w:numPr>
          <w:ilvl w:val="1"/>
          <w:numId w:val="25"/>
        </w:numPr>
      </w:pPr>
      <w:r>
        <w:t>Click on “</w:t>
      </w:r>
      <w:r w:rsidRPr="602FF60A">
        <w:rPr>
          <w:i/>
          <w:iCs/>
        </w:rPr>
        <w:t>User Accounts</w:t>
      </w:r>
      <w:r>
        <w:t>”</w:t>
      </w:r>
      <w:r>
        <w:br/>
      </w:r>
      <w:r>
        <w:rPr>
          <w:noProof/>
        </w:rPr>
        <w:drawing>
          <wp:inline distT="0" distB="0" distL="0" distR="0" wp14:anchorId="443A72FC" wp14:editId="112B30C8">
            <wp:extent cx="1263246" cy="397487"/>
            <wp:effectExtent l="0" t="0" r="0" b="3175"/>
            <wp:docPr id="3833324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1263246" cy="397487"/>
                    </a:xfrm>
                    <a:prstGeom prst="rect">
                      <a:avLst/>
                    </a:prstGeom>
                  </pic:spPr>
                </pic:pic>
              </a:graphicData>
            </a:graphic>
          </wp:inline>
        </w:drawing>
      </w:r>
    </w:p>
    <w:p w14:paraId="69D9443A" w14:textId="77777777" w:rsidR="009645B8" w:rsidRDefault="009645B8" w:rsidP="009645B8">
      <w:pPr>
        <w:pStyle w:val="ListParagraph"/>
        <w:numPr>
          <w:ilvl w:val="1"/>
          <w:numId w:val="25"/>
        </w:numPr>
      </w:pPr>
      <w:r>
        <w:t>Click on “</w:t>
      </w:r>
      <w:r w:rsidRPr="602FF60A">
        <w:rPr>
          <w:i/>
          <w:iCs/>
        </w:rPr>
        <w:t>User Accounts</w:t>
      </w:r>
      <w:r>
        <w:t>”</w:t>
      </w:r>
      <w:r>
        <w:br/>
      </w:r>
      <w:r>
        <w:rPr>
          <w:noProof/>
        </w:rPr>
        <w:drawing>
          <wp:inline distT="0" distB="0" distL="0" distR="0" wp14:anchorId="434DAFFE" wp14:editId="181CE7F6">
            <wp:extent cx="2305266" cy="443600"/>
            <wp:effectExtent l="0" t="0" r="0" b="0"/>
            <wp:docPr id="20069612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2305266" cy="443600"/>
                    </a:xfrm>
                    <a:prstGeom prst="rect">
                      <a:avLst/>
                    </a:prstGeom>
                  </pic:spPr>
                </pic:pic>
              </a:graphicData>
            </a:graphic>
          </wp:inline>
        </w:drawing>
      </w:r>
    </w:p>
    <w:p w14:paraId="4F1B6306" w14:textId="77777777" w:rsidR="009645B8" w:rsidRDefault="009645B8" w:rsidP="009645B8">
      <w:pPr>
        <w:pStyle w:val="ListParagraph"/>
        <w:numPr>
          <w:ilvl w:val="1"/>
          <w:numId w:val="25"/>
        </w:numPr>
      </w:pPr>
      <w:r>
        <w:lastRenderedPageBreak/>
        <w:t>Click on “</w:t>
      </w:r>
      <w:r w:rsidRPr="602FF60A">
        <w:rPr>
          <w:i/>
          <w:iCs/>
        </w:rPr>
        <w:t>Change User Account Control settings</w:t>
      </w:r>
      <w:r>
        <w:t>”</w:t>
      </w:r>
      <w:r>
        <w:br/>
      </w:r>
      <w:r>
        <w:rPr>
          <w:noProof/>
        </w:rPr>
        <w:drawing>
          <wp:inline distT="0" distB="0" distL="0" distR="0" wp14:anchorId="50A29A81" wp14:editId="089CAFC5">
            <wp:extent cx="1886941" cy="866043"/>
            <wp:effectExtent l="0" t="0" r="0" b="0"/>
            <wp:docPr id="13904839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1886941" cy="866043"/>
                    </a:xfrm>
                    <a:prstGeom prst="rect">
                      <a:avLst/>
                    </a:prstGeom>
                  </pic:spPr>
                </pic:pic>
              </a:graphicData>
            </a:graphic>
          </wp:inline>
        </w:drawing>
      </w:r>
    </w:p>
    <w:p w14:paraId="68B2C3FB" w14:textId="77777777" w:rsidR="009645B8" w:rsidRDefault="003D7C93" w:rsidP="009645B8">
      <w:pPr>
        <w:pStyle w:val="ListParagraph"/>
        <w:numPr>
          <w:ilvl w:val="1"/>
          <w:numId w:val="25"/>
        </w:numPr>
      </w:pPr>
      <w:r>
        <w:t>Set the notification level to “</w:t>
      </w:r>
      <w:r w:rsidRPr="602FF60A">
        <w:rPr>
          <w:i/>
          <w:iCs/>
        </w:rPr>
        <w:t>Never notify</w:t>
      </w:r>
      <w:r>
        <w:t>”</w:t>
      </w:r>
      <w:r>
        <w:br/>
      </w:r>
      <w:r>
        <w:rPr>
          <w:noProof/>
        </w:rPr>
        <w:drawing>
          <wp:inline distT="0" distB="0" distL="0" distR="0" wp14:anchorId="00BE2BE6" wp14:editId="148D36F8">
            <wp:extent cx="3192472" cy="2342852"/>
            <wp:effectExtent l="0" t="0" r="8255" b="635"/>
            <wp:docPr id="9696889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3192472" cy="2342852"/>
                    </a:xfrm>
                    <a:prstGeom prst="rect">
                      <a:avLst/>
                    </a:prstGeom>
                  </pic:spPr>
                </pic:pic>
              </a:graphicData>
            </a:graphic>
          </wp:inline>
        </w:drawing>
      </w:r>
    </w:p>
    <w:p w14:paraId="2D15561E" w14:textId="77777777" w:rsidR="003D7C93" w:rsidRDefault="003D7C93" w:rsidP="009645B8">
      <w:pPr>
        <w:pStyle w:val="ListParagraph"/>
        <w:numPr>
          <w:ilvl w:val="1"/>
          <w:numId w:val="25"/>
        </w:numPr>
      </w:pPr>
      <w:r>
        <w:t>Restart your machine for the settings to take effect</w:t>
      </w:r>
    </w:p>
    <w:p w14:paraId="26957FE3" w14:textId="77777777" w:rsidR="003D7C93" w:rsidRDefault="003D7C93" w:rsidP="003D7C93">
      <w:r>
        <w:t>Note: This procedure does not always produce complete results on Windows 2016.  It is a best practice to confirm these changes in the registry using the following procedure:</w:t>
      </w:r>
    </w:p>
    <w:p w14:paraId="5057E9C7" w14:textId="77777777" w:rsidR="003D7C93" w:rsidRDefault="003D7C93" w:rsidP="003D7C93">
      <w:pPr>
        <w:pStyle w:val="ListParagraph"/>
        <w:numPr>
          <w:ilvl w:val="0"/>
          <w:numId w:val="27"/>
        </w:numPr>
        <w:ind w:left="1170"/>
      </w:pPr>
      <w:r>
        <w:t>Open the Windows Registry Editor: Start &gt; Run; regedit</w:t>
      </w:r>
    </w:p>
    <w:p w14:paraId="57B0479D" w14:textId="77777777" w:rsidR="003D7C93" w:rsidRDefault="003D7C93" w:rsidP="003D7C93">
      <w:pPr>
        <w:pStyle w:val="ListParagraph"/>
        <w:numPr>
          <w:ilvl w:val="0"/>
          <w:numId w:val="27"/>
        </w:numPr>
        <w:ind w:left="1170"/>
      </w:pPr>
      <w:r>
        <w:t xml:space="preserve">Navigate to the following Registry Key: </w:t>
      </w:r>
      <w:r>
        <w:br/>
      </w:r>
      <w:r w:rsidRPr="003D7C93">
        <w:t>HKEY_LOCAL_MACHINE\SOFTWARE\Microsoft\Windows\CurrentVersion\Policies\System</w:t>
      </w:r>
    </w:p>
    <w:p w14:paraId="20B84773" w14:textId="77777777" w:rsidR="003D7C93" w:rsidRDefault="003D7C93" w:rsidP="003D7C93">
      <w:pPr>
        <w:pStyle w:val="ListParagraph"/>
        <w:numPr>
          <w:ilvl w:val="1"/>
          <w:numId w:val="27"/>
        </w:numPr>
        <w:ind w:left="1440"/>
      </w:pPr>
      <w:r>
        <w:t>If you do not have this key, you can create it</w:t>
      </w:r>
    </w:p>
    <w:p w14:paraId="5899D274" w14:textId="77777777" w:rsidR="003D7C93" w:rsidRDefault="003D7C93" w:rsidP="003D7C93">
      <w:pPr>
        <w:pStyle w:val="ListParagraph"/>
        <w:numPr>
          <w:ilvl w:val="0"/>
          <w:numId w:val="27"/>
        </w:numPr>
        <w:ind w:left="1170"/>
      </w:pPr>
      <w:r>
        <w:t>In the right pane, modify the value of the “</w:t>
      </w:r>
      <w:proofErr w:type="spellStart"/>
      <w:r>
        <w:rPr>
          <w:i/>
          <w:iCs/>
        </w:rPr>
        <w:t>EnableLUA</w:t>
      </w:r>
      <w:proofErr w:type="spellEnd"/>
      <w:r>
        <w:t>” DWORD value to “</w:t>
      </w:r>
      <w:r>
        <w:rPr>
          <w:i/>
          <w:iCs/>
        </w:rPr>
        <w:t>0</w:t>
      </w:r>
      <w:r>
        <w:t>”</w:t>
      </w:r>
    </w:p>
    <w:p w14:paraId="202B9784" w14:textId="77777777" w:rsidR="003D7C93" w:rsidRDefault="003D7C93" w:rsidP="003D7C93">
      <w:pPr>
        <w:pStyle w:val="ListParagraph"/>
        <w:numPr>
          <w:ilvl w:val="1"/>
          <w:numId w:val="27"/>
        </w:numPr>
        <w:ind w:left="1440"/>
      </w:pPr>
      <w:r>
        <w:t>If you do not have this DWORD value, you can create it</w:t>
      </w:r>
    </w:p>
    <w:p w14:paraId="43606198" w14:textId="77777777" w:rsidR="003D7C93" w:rsidRDefault="003D7C93" w:rsidP="003D7C93">
      <w:pPr>
        <w:pStyle w:val="ListParagraph"/>
        <w:numPr>
          <w:ilvl w:val="0"/>
          <w:numId w:val="27"/>
        </w:numPr>
        <w:ind w:left="1170"/>
      </w:pPr>
      <w:r>
        <w:t>Restart your machine</w:t>
      </w:r>
    </w:p>
    <w:p w14:paraId="638CD85D" w14:textId="77777777" w:rsidR="00AF3F23" w:rsidRDefault="00AF3F23" w:rsidP="00AF3F23"/>
    <w:p w14:paraId="2D5540F4" w14:textId="77777777" w:rsidR="003D7C93" w:rsidRDefault="00AF3F23" w:rsidP="00AF3F23">
      <w:pPr>
        <w:pStyle w:val="ListParagraph"/>
        <w:numPr>
          <w:ilvl w:val="0"/>
          <w:numId w:val="25"/>
        </w:numPr>
      </w:pPr>
      <w:r>
        <w:t>Downloading and Preparing for AdLib 6 Software Installation</w:t>
      </w:r>
    </w:p>
    <w:p w14:paraId="3AA989F6" w14:textId="77777777" w:rsidR="00AF3F23" w:rsidRDefault="00AF3F23" w:rsidP="00AF3F23">
      <w:pPr>
        <w:pStyle w:val="ListParagraph"/>
        <w:numPr>
          <w:ilvl w:val="1"/>
          <w:numId w:val="25"/>
        </w:numPr>
      </w:pPr>
      <w:r>
        <w:t xml:space="preserve">Download Adlib Enterprise from </w:t>
      </w:r>
      <w:r w:rsidRPr="00AF3F23">
        <w:t>https://www.adlibsoftware.com/Software/adlibpdf.enterprise.6.0.2.exe </w:t>
      </w:r>
    </w:p>
    <w:p w14:paraId="151E7A7C" w14:textId="77777777" w:rsidR="00AF3F23" w:rsidRDefault="00AF3F23" w:rsidP="00AF3F23">
      <w:pPr>
        <w:pStyle w:val="ListParagraph"/>
        <w:numPr>
          <w:ilvl w:val="1"/>
          <w:numId w:val="25"/>
        </w:numPr>
      </w:pPr>
      <w:r>
        <w:t>From the courtapps.com SFTP server, download adlib-registration.zip and PreReq_Check.zip</w:t>
      </w:r>
    </w:p>
    <w:p w14:paraId="4D4DB1E6" w14:textId="7CBF87D3" w:rsidR="00AF3F23" w:rsidRDefault="00AF3F23" w:rsidP="00AF3F23">
      <w:pPr>
        <w:pStyle w:val="ListParagraph"/>
        <w:numPr>
          <w:ilvl w:val="1"/>
          <w:numId w:val="25"/>
        </w:numPr>
      </w:pPr>
      <w:r>
        <w:t>Unzip the PreReq_Check.zip file and run PDF-PreReqCheck.exe</w:t>
      </w:r>
      <w:r w:rsidR="00AC6438">
        <w:t xml:space="preserve"> as Administrator</w:t>
      </w:r>
    </w:p>
    <w:p w14:paraId="38AEB001" w14:textId="77777777" w:rsidR="00AF3F23" w:rsidRDefault="00AF3F23" w:rsidP="00AF3F23">
      <w:pPr>
        <w:pStyle w:val="ListParagraph"/>
        <w:ind w:left="360"/>
      </w:pPr>
    </w:p>
    <w:p w14:paraId="20A2DBF9" w14:textId="77777777" w:rsidR="00AF3F23" w:rsidRDefault="00AF3F23" w:rsidP="00AF3F23">
      <w:pPr>
        <w:pStyle w:val="ListParagraph"/>
        <w:numPr>
          <w:ilvl w:val="0"/>
          <w:numId w:val="25"/>
        </w:numPr>
      </w:pPr>
      <w:r>
        <w:t>Installing AdLib 6 Software</w:t>
      </w:r>
    </w:p>
    <w:p w14:paraId="2BED4554" w14:textId="6EAA8C4C" w:rsidR="009630B6" w:rsidRDefault="0076385E" w:rsidP="00AF3F23">
      <w:pPr>
        <w:pStyle w:val="ListParagraph"/>
        <w:numPr>
          <w:ilvl w:val="1"/>
          <w:numId w:val="25"/>
        </w:numPr>
      </w:pPr>
      <w:r>
        <w:t xml:space="preserve">Right mouse </w:t>
      </w:r>
      <w:proofErr w:type="gramStart"/>
      <w:r>
        <w:t>click</w:t>
      </w:r>
      <w:proofErr w:type="gramEnd"/>
      <w:r>
        <w:t xml:space="preserve"> on the AdLibPDF.OEM.64Bit.6.0.2.exe file and run as Administrator.</w:t>
      </w:r>
      <w:r>
        <w:br/>
      </w:r>
      <w:r w:rsidR="009630B6">
        <w:rPr>
          <w:noProof/>
        </w:rPr>
        <w:drawing>
          <wp:inline distT="0" distB="0" distL="0" distR="0" wp14:anchorId="11288350" wp14:editId="19BA8175">
            <wp:extent cx="3505200" cy="704850"/>
            <wp:effectExtent l="0" t="0" r="0" b="0"/>
            <wp:docPr id="18430648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3505200" cy="704850"/>
                    </a:xfrm>
                    <a:prstGeom prst="rect">
                      <a:avLst/>
                    </a:prstGeom>
                  </pic:spPr>
                </pic:pic>
              </a:graphicData>
            </a:graphic>
          </wp:inline>
        </w:drawing>
      </w:r>
      <w:r>
        <w:br/>
      </w:r>
      <w:r>
        <w:br/>
      </w:r>
      <w:r w:rsidR="00374561">
        <w:rPr>
          <w:noProof/>
        </w:rPr>
        <w:lastRenderedPageBreak/>
        <w:drawing>
          <wp:inline distT="0" distB="0" distL="0" distR="0" wp14:anchorId="18FE6950" wp14:editId="242859AA">
            <wp:extent cx="3771900" cy="2834549"/>
            <wp:effectExtent l="0" t="0" r="0" b="4445"/>
            <wp:docPr id="6133754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3771900" cy="2834549"/>
                    </a:xfrm>
                    <a:prstGeom prst="rect">
                      <a:avLst/>
                    </a:prstGeom>
                  </pic:spPr>
                </pic:pic>
              </a:graphicData>
            </a:graphic>
          </wp:inline>
        </w:drawing>
      </w:r>
      <w:r>
        <w:br/>
      </w:r>
    </w:p>
    <w:p w14:paraId="589531F6" w14:textId="7907000E" w:rsidR="00374561" w:rsidRDefault="00B4507C" w:rsidP="00AF3F23">
      <w:pPr>
        <w:pStyle w:val="ListParagraph"/>
        <w:numPr>
          <w:ilvl w:val="1"/>
          <w:numId w:val="25"/>
        </w:numPr>
      </w:pPr>
      <w:r>
        <w:t>In the Customer Information window, type the Username and Company Name and click Next</w:t>
      </w:r>
      <w:r w:rsidR="004F1EBB">
        <w:rPr>
          <w:noProof/>
        </w:rPr>
        <w:drawing>
          <wp:inline distT="0" distB="0" distL="0" distR="0" wp14:anchorId="75C6C791" wp14:editId="094636B6">
            <wp:extent cx="3792840" cy="2876550"/>
            <wp:effectExtent l="0" t="0" r="0" b="0"/>
            <wp:docPr id="19848651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3792840" cy="2876550"/>
                    </a:xfrm>
                    <a:prstGeom prst="rect">
                      <a:avLst/>
                    </a:prstGeom>
                  </pic:spPr>
                </pic:pic>
              </a:graphicData>
            </a:graphic>
          </wp:inline>
        </w:drawing>
      </w:r>
      <w:r>
        <w:br/>
      </w:r>
    </w:p>
    <w:p w14:paraId="702C92C2" w14:textId="4C76CBF8" w:rsidR="00D306CF" w:rsidRDefault="00023D21" w:rsidP="00023D21">
      <w:pPr>
        <w:pStyle w:val="ListParagraph"/>
        <w:numPr>
          <w:ilvl w:val="1"/>
          <w:numId w:val="25"/>
        </w:numPr>
      </w:pPr>
      <w:r>
        <w:t xml:space="preserve">In the Setup Type window, select </w:t>
      </w:r>
      <w:r w:rsidR="00365FFB">
        <w:rPr>
          <w:i/>
          <w:iCs/>
        </w:rPr>
        <w:t>Custom</w:t>
      </w:r>
      <w:r>
        <w:t xml:space="preserve"> </w:t>
      </w:r>
      <w:r w:rsidR="00365FFB">
        <w:t xml:space="preserve">and then click </w:t>
      </w:r>
      <w:r w:rsidR="00365FFB">
        <w:rPr>
          <w:i/>
          <w:iCs/>
        </w:rPr>
        <w:t>Next</w:t>
      </w:r>
      <w:r>
        <w:t xml:space="preserve">. </w:t>
      </w:r>
    </w:p>
    <w:p w14:paraId="0357AF6C" w14:textId="43E75741" w:rsidR="00023D21" w:rsidRDefault="00023D21" w:rsidP="00D306CF">
      <w:pPr>
        <w:pStyle w:val="ListParagraph"/>
        <w:numPr>
          <w:ilvl w:val="2"/>
          <w:numId w:val="25"/>
        </w:numPr>
      </w:pPr>
      <w:r>
        <w:t xml:space="preserve">If desired, click Browse… and select an alternate Installation Folder for the installation. </w:t>
      </w:r>
      <w:r w:rsidR="00BD2852">
        <w:br/>
      </w:r>
      <w:r>
        <w:br/>
      </w:r>
      <w:r w:rsidR="00BD2852" w:rsidRPr="00BD2852">
        <w:rPr>
          <w:noProof/>
        </w:rPr>
        <w:lastRenderedPageBreak/>
        <w:drawing>
          <wp:inline distT="0" distB="0" distL="0" distR="0" wp14:anchorId="3B35926B" wp14:editId="113EE4D9">
            <wp:extent cx="4782217" cy="36771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2217" cy="3677163"/>
                    </a:xfrm>
                    <a:prstGeom prst="rect">
                      <a:avLst/>
                    </a:prstGeom>
                  </pic:spPr>
                </pic:pic>
              </a:graphicData>
            </a:graphic>
          </wp:inline>
        </w:drawing>
      </w:r>
      <w:r w:rsidR="00BD2852">
        <w:br/>
      </w:r>
    </w:p>
    <w:p w14:paraId="7DEA8939" w14:textId="2AA72C18" w:rsidR="00440B39" w:rsidRDefault="006A0FE6" w:rsidP="006A0FE6">
      <w:pPr>
        <w:pStyle w:val="ListParagraph"/>
        <w:numPr>
          <w:ilvl w:val="2"/>
          <w:numId w:val="25"/>
        </w:numPr>
      </w:pPr>
      <w:r w:rsidRPr="006A0FE6">
        <w:t>The specified installation folder will be checked to ensure that the user NETWORK SERVICE has the required permissions to allow IIS to access the web.config in the install folder. If the proper permissions have not been set, a pop-up dialog will provide the following options: Yes: The install will attempt to change the permissions. If it fails to set permissions, the installation will fail. If successful, the install will continue. No: The install will not attempt to change permissions if not set. The user will be prompted to select a different installation path. Ignore: The installer will check for permissions and note in install log if required permissions are not set. The installation will continue.</w:t>
      </w:r>
    </w:p>
    <w:p w14:paraId="0E63ACFA" w14:textId="77777777" w:rsidR="00CA711B" w:rsidRDefault="00CA711B">
      <w:pPr>
        <w:tabs>
          <w:tab w:val="clear" w:pos="227"/>
          <w:tab w:val="clear" w:pos="454"/>
          <w:tab w:val="clear" w:pos="680"/>
        </w:tabs>
        <w:spacing w:after="0" w:line="240" w:lineRule="auto"/>
        <w:ind w:left="0"/>
      </w:pPr>
      <w:r>
        <w:br w:type="page"/>
      </w:r>
    </w:p>
    <w:p w14:paraId="23ABCB27" w14:textId="6EB0C432" w:rsidR="00C65C3E" w:rsidRDefault="00C65C3E" w:rsidP="00C65C3E">
      <w:pPr>
        <w:pStyle w:val="ListParagraph"/>
        <w:numPr>
          <w:ilvl w:val="1"/>
          <w:numId w:val="25"/>
        </w:numPr>
      </w:pPr>
      <w:r>
        <w:lastRenderedPageBreak/>
        <w:t>Select the components you wish to install in the Select Features window. The disk space required/available for the selected components will be displayed. The following options are available:</w:t>
      </w:r>
    </w:p>
    <w:p w14:paraId="109D57FC" w14:textId="73484E0D" w:rsidR="00C65C3E" w:rsidRDefault="00C65C3E" w:rsidP="00C65C3E">
      <w:pPr>
        <w:pStyle w:val="ListParagraph"/>
        <w:numPr>
          <w:ilvl w:val="2"/>
          <w:numId w:val="25"/>
        </w:numPr>
      </w:pPr>
      <w:r w:rsidRPr="00C65C3E">
        <w:rPr>
          <w:b/>
          <w:bCs/>
        </w:rPr>
        <w:t>Database Scripts</w:t>
      </w:r>
      <w:r>
        <w:t xml:space="preserve">: The scripts and support files required to create the Adlib System Database. </w:t>
      </w:r>
    </w:p>
    <w:p w14:paraId="7F451697" w14:textId="77777777" w:rsidR="00C65C3E" w:rsidRDefault="00C65C3E" w:rsidP="00C65C3E">
      <w:pPr>
        <w:pStyle w:val="ListParagraph"/>
        <w:numPr>
          <w:ilvl w:val="2"/>
          <w:numId w:val="25"/>
        </w:numPr>
      </w:pPr>
      <w:r w:rsidRPr="00C65C3E">
        <w:rPr>
          <w:b/>
          <w:bCs/>
        </w:rPr>
        <w:t>Services</w:t>
      </w:r>
      <w:r>
        <w:t>: The Job Management Service and the services required to run the Adlib Management Console. Select IIS or Self-Hosted. If IIS is selected, the Job Management Service will be deployed inside IIS. If Self-Hosted is selected, these services will be deployed within an Adlib created web server.</w:t>
      </w:r>
    </w:p>
    <w:p w14:paraId="188099F7" w14:textId="3F4CF930" w:rsidR="00C65C3E" w:rsidRDefault="00C65C3E" w:rsidP="00C65C3E">
      <w:pPr>
        <w:pStyle w:val="ListParagraph"/>
        <w:numPr>
          <w:ilvl w:val="2"/>
          <w:numId w:val="25"/>
        </w:numPr>
      </w:pPr>
      <w:r w:rsidRPr="00C65C3E">
        <w:rPr>
          <w:b/>
          <w:bCs/>
        </w:rPr>
        <w:t>System Manager</w:t>
      </w:r>
      <w:r>
        <w:t>: The component that manages jobs and monitors all Adlib System components. System Manager also prepares each job by executing the appropriate rule sets and issues alerts to the system administrator.</w:t>
      </w:r>
    </w:p>
    <w:p w14:paraId="6A536F4E" w14:textId="27B37767" w:rsidR="002E5E52" w:rsidRDefault="00C65C3E" w:rsidP="0001572A">
      <w:pPr>
        <w:pStyle w:val="ListParagraph"/>
        <w:numPr>
          <w:ilvl w:val="2"/>
          <w:numId w:val="25"/>
        </w:numPr>
      </w:pPr>
      <w:r w:rsidRPr="602FF60A">
        <w:rPr>
          <w:b/>
          <w:bCs/>
        </w:rPr>
        <w:t>Transformation Engine</w:t>
      </w:r>
      <w:r>
        <w:t>: The component that performs file transformations. Folder Connector: A Connector whose Source type is one or more file folders. A Connector is a type of component that monitors a Source for content and submits it as a job to the Adlib System. A Connector also receives completed job output. Email Connector: A Connector whose Source type is one or more POP Inboxes.</w:t>
      </w:r>
      <w:r>
        <w:br/>
      </w:r>
      <w:r w:rsidR="0001572A">
        <w:rPr>
          <w:noProof/>
        </w:rPr>
        <w:drawing>
          <wp:inline distT="0" distB="0" distL="0" distR="0" wp14:anchorId="0FF6430B" wp14:editId="2216AAC1">
            <wp:extent cx="3362325" cy="2596390"/>
            <wp:effectExtent l="0" t="0" r="0" b="0"/>
            <wp:docPr id="6232208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3362325" cy="2596390"/>
                    </a:xfrm>
                    <a:prstGeom prst="rect">
                      <a:avLst/>
                    </a:prstGeom>
                  </pic:spPr>
                </pic:pic>
              </a:graphicData>
            </a:graphic>
          </wp:inline>
        </w:drawing>
      </w:r>
    </w:p>
    <w:p w14:paraId="72CE4559" w14:textId="19A4E6EA" w:rsidR="0095263C" w:rsidRDefault="0095263C" w:rsidP="0095263C">
      <w:pPr>
        <w:pStyle w:val="ListParagraph"/>
        <w:numPr>
          <w:ilvl w:val="1"/>
          <w:numId w:val="25"/>
        </w:numPr>
      </w:pPr>
      <w:r>
        <w:t>In the Management Console Login Settings window, type the Password you wish to use to login to the Adlib Management Console.</w:t>
      </w:r>
      <w:r w:rsidR="00237471">
        <w:t xml:space="preserve"> </w:t>
      </w:r>
      <w:r>
        <w:t>Enter the Email Address at which you wish to receive system notifications and click Next.</w:t>
      </w:r>
    </w:p>
    <w:p w14:paraId="2AF877D2" w14:textId="34DF163B" w:rsidR="00237471" w:rsidRDefault="0095263C" w:rsidP="0095263C">
      <w:pPr>
        <w:pStyle w:val="ListParagraph"/>
        <w:numPr>
          <w:ilvl w:val="2"/>
          <w:numId w:val="25"/>
        </w:numPr>
      </w:pPr>
      <w:r>
        <w:t>Note: The Username for these administrator-level credentials is predefined as “sysadmin” remember to keep this password safe but not written down or easily accessible.</w:t>
      </w:r>
      <w:r>
        <w:br/>
      </w:r>
      <w:r w:rsidR="003E2B40">
        <w:rPr>
          <w:noProof/>
        </w:rPr>
        <w:drawing>
          <wp:inline distT="0" distB="0" distL="0" distR="0" wp14:anchorId="4ED36B15" wp14:editId="5671F925">
            <wp:extent cx="3329320" cy="2482215"/>
            <wp:effectExtent l="0" t="0" r="4445" b="0"/>
            <wp:docPr id="17104914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3">
                      <a:extLst>
                        <a:ext uri="{28A0092B-C50C-407E-A947-70E740481C1C}">
                          <a14:useLocalDpi xmlns:a14="http://schemas.microsoft.com/office/drawing/2010/main" val="0"/>
                        </a:ext>
                      </a:extLst>
                    </a:blip>
                    <a:stretch>
                      <a:fillRect/>
                    </a:stretch>
                  </pic:blipFill>
                  <pic:spPr>
                    <a:xfrm>
                      <a:off x="0" y="0"/>
                      <a:ext cx="3329320" cy="2482215"/>
                    </a:xfrm>
                    <a:prstGeom prst="rect">
                      <a:avLst/>
                    </a:prstGeom>
                  </pic:spPr>
                </pic:pic>
              </a:graphicData>
            </a:graphic>
          </wp:inline>
        </w:drawing>
      </w:r>
    </w:p>
    <w:p w14:paraId="6D64A8AD" w14:textId="77777777" w:rsidR="00237471" w:rsidRDefault="00237471">
      <w:pPr>
        <w:tabs>
          <w:tab w:val="clear" w:pos="227"/>
          <w:tab w:val="clear" w:pos="454"/>
          <w:tab w:val="clear" w:pos="680"/>
        </w:tabs>
        <w:spacing w:after="0" w:line="240" w:lineRule="auto"/>
        <w:ind w:left="0"/>
      </w:pPr>
      <w:r>
        <w:br w:type="page"/>
      </w:r>
    </w:p>
    <w:p w14:paraId="3B13F7F7" w14:textId="77777777" w:rsidR="00F9284B" w:rsidRDefault="00F9284B" w:rsidP="00F9284B">
      <w:pPr>
        <w:pStyle w:val="ListParagraph"/>
        <w:numPr>
          <w:ilvl w:val="1"/>
          <w:numId w:val="25"/>
        </w:numPr>
      </w:pPr>
      <w:r>
        <w:lastRenderedPageBreak/>
        <w:t>Enter or modify the default values for the following fields in the SQL Server Database Settings window and click Next:</w:t>
      </w:r>
    </w:p>
    <w:p w14:paraId="081C853E" w14:textId="77777777" w:rsidR="00F9284B" w:rsidRDefault="00F9284B" w:rsidP="00F9284B">
      <w:pPr>
        <w:pStyle w:val="ListParagraph"/>
        <w:numPr>
          <w:ilvl w:val="2"/>
          <w:numId w:val="25"/>
        </w:numPr>
      </w:pPr>
      <w:r w:rsidRPr="002E07D9">
        <w:rPr>
          <w:b/>
          <w:bCs/>
        </w:rPr>
        <w:t>Database Name</w:t>
      </w:r>
      <w:r>
        <w:t>: Any alias for the name of the database to be used by Adlib PDF.</w:t>
      </w:r>
    </w:p>
    <w:p w14:paraId="49304C14" w14:textId="77777777" w:rsidR="00F9284B" w:rsidRDefault="00F9284B" w:rsidP="00F9284B">
      <w:pPr>
        <w:pStyle w:val="ListParagraph"/>
        <w:numPr>
          <w:ilvl w:val="2"/>
          <w:numId w:val="25"/>
        </w:numPr>
      </w:pPr>
      <w:r w:rsidRPr="002E07D9">
        <w:rPr>
          <w:b/>
          <w:bCs/>
        </w:rPr>
        <w:t>Server Name</w:t>
      </w:r>
      <w:r>
        <w:t>: The machine name where the database is located. This must be an externally visible/resolvable name.</w:t>
      </w:r>
    </w:p>
    <w:p w14:paraId="5CE369B7" w14:textId="77777777" w:rsidR="00F9284B" w:rsidRDefault="00F9284B" w:rsidP="00F9284B">
      <w:pPr>
        <w:pStyle w:val="ListParagraph"/>
        <w:numPr>
          <w:ilvl w:val="2"/>
          <w:numId w:val="25"/>
        </w:numPr>
      </w:pPr>
      <w:r w:rsidRPr="002E07D9">
        <w:rPr>
          <w:b/>
          <w:bCs/>
        </w:rPr>
        <w:t>Username/Password</w:t>
      </w:r>
      <w:r>
        <w:t>: The credentials of a database user with read/write privileges. These credentials will be used to register components and to make calls to the database.</w:t>
      </w:r>
    </w:p>
    <w:p w14:paraId="1B5B7224" w14:textId="77777777" w:rsidR="00F9284B" w:rsidRDefault="00F9284B" w:rsidP="00F9284B">
      <w:pPr>
        <w:pStyle w:val="ListParagraph"/>
        <w:numPr>
          <w:ilvl w:val="2"/>
          <w:numId w:val="25"/>
        </w:numPr>
      </w:pPr>
      <w:r w:rsidRPr="002E07D9">
        <w:rPr>
          <w:b/>
          <w:bCs/>
        </w:rPr>
        <w:t>Use Windows Authentication</w:t>
      </w:r>
      <w:r>
        <w:t xml:space="preserve">: Check the box to set the authentication for SQL Server to Windows Authentication. The user performing the installation, as well as the NT_AUTHORITY\SYSTEM and NT_AUTHORITY\NETWORK SERVICE must have sysadmin privileges in the database. </w:t>
      </w:r>
    </w:p>
    <w:p w14:paraId="1E368EB2" w14:textId="77777777" w:rsidR="00F9284B" w:rsidRDefault="00F9284B" w:rsidP="00F9284B">
      <w:pPr>
        <w:pStyle w:val="ListParagraph"/>
        <w:numPr>
          <w:ilvl w:val="2"/>
          <w:numId w:val="25"/>
        </w:numPr>
      </w:pPr>
      <w:r>
        <w:t>The information provided in the Database Settings window will be used to verify a connection to the database before the remainder of the installation can proceed.</w:t>
      </w:r>
    </w:p>
    <w:p w14:paraId="7380F25F" w14:textId="1858D04E" w:rsidR="0001572A" w:rsidRDefault="00F9284B" w:rsidP="002E07D9">
      <w:pPr>
        <w:pStyle w:val="ListParagraph"/>
        <w:numPr>
          <w:ilvl w:val="2"/>
          <w:numId w:val="25"/>
        </w:numPr>
      </w:pPr>
      <w:r>
        <w:t>Note: Before providing all these details the DB should be created with the name (</w:t>
      </w:r>
      <w:proofErr w:type="spellStart"/>
      <w:r>
        <w:t>Adlib</w:t>
      </w:r>
      <w:r w:rsidR="003654CB">
        <w:t>_</w:t>
      </w:r>
      <w:r>
        <w:t>PDF</w:t>
      </w:r>
      <w:proofErr w:type="spellEnd"/>
      <w:r>
        <w:t>) in the Database server.</w:t>
      </w:r>
      <w:r>
        <w:br/>
      </w:r>
      <w:r w:rsidR="002E07D9">
        <w:rPr>
          <w:noProof/>
        </w:rPr>
        <w:drawing>
          <wp:inline distT="0" distB="0" distL="0" distR="0" wp14:anchorId="19061718" wp14:editId="1707C6F9">
            <wp:extent cx="3371850" cy="2530544"/>
            <wp:effectExtent l="0" t="0" r="0" b="3175"/>
            <wp:docPr id="7755256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3371850" cy="2530544"/>
                    </a:xfrm>
                    <a:prstGeom prst="rect">
                      <a:avLst/>
                    </a:prstGeom>
                  </pic:spPr>
                </pic:pic>
              </a:graphicData>
            </a:graphic>
          </wp:inline>
        </w:drawing>
      </w:r>
    </w:p>
    <w:p w14:paraId="515FC14B" w14:textId="241BE4A2" w:rsidR="008E5C40" w:rsidRDefault="002B56C8" w:rsidP="002E07D9">
      <w:pPr>
        <w:pStyle w:val="ListParagraph"/>
        <w:numPr>
          <w:ilvl w:val="1"/>
          <w:numId w:val="25"/>
        </w:numPr>
      </w:pPr>
      <w:r>
        <w:t>If desired, modify the default path in the Root Adlib Work Folder window. This is the location where the working folders will be created as necessary for the components being installed.</w:t>
      </w:r>
      <w:r>
        <w:br/>
      </w:r>
      <w:r w:rsidR="00F4078E">
        <w:rPr>
          <w:noProof/>
        </w:rPr>
        <w:drawing>
          <wp:inline distT="0" distB="0" distL="0" distR="0" wp14:anchorId="66E46DBE" wp14:editId="005D9146">
            <wp:extent cx="3454078" cy="2571750"/>
            <wp:effectExtent l="0" t="0" r="0" b="0"/>
            <wp:docPr id="2697529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5">
                      <a:extLst>
                        <a:ext uri="{28A0092B-C50C-407E-A947-70E740481C1C}">
                          <a14:useLocalDpi xmlns:a14="http://schemas.microsoft.com/office/drawing/2010/main" val="0"/>
                        </a:ext>
                      </a:extLst>
                    </a:blip>
                    <a:stretch>
                      <a:fillRect/>
                    </a:stretch>
                  </pic:blipFill>
                  <pic:spPr>
                    <a:xfrm>
                      <a:off x="0" y="0"/>
                      <a:ext cx="3454078" cy="2571750"/>
                    </a:xfrm>
                    <a:prstGeom prst="rect">
                      <a:avLst/>
                    </a:prstGeom>
                  </pic:spPr>
                </pic:pic>
              </a:graphicData>
            </a:graphic>
          </wp:inline>
        </w:drawing>
      </w:r>
    </w:p>
    <w:p w14:paraId="5D1ED25F" w14:textId="77777777" w:rsidR="008E5C40" w:rsidRDefault="008E5C40">
      <w:pPr>
        <w:tabs>
          <w:tab w:val="clear" w:pos="227"/>
          <w:tab w:val="clear" w:pos="454"/>
          <w:tab w:val="clear" w:pos="680"/>
        </w:tabs>
        <w:spacing w:after="0" w:line="240" w:lineRule="auto"/>
        <w:ind w:left="0"/>
      </w:pPr>
      <w:r>
        <w:br w:type="page"/>
      </w:r>
    </w:p>
    <w:p w14:paraId="530B0E08" w14:textId="77777777" w:rsidR="008E5C40" w:rsidRDefault="008E5C40" w:rsidP="008E5C40">
      <w:pPr>
        <w:pStyle w:val="ListParagraph"/>
        <w:numPr>
          <w:ilvl w:val="1"/>
          <w:numId w:val="25"/>
        </w:numPr>
      </w:pPr>
      <w:r>
        <w:lastRenderedPageBreak/>
        <w:t>In the Windows Credentials window, type the Account and Password under which the Adlib executables and services will run. These must be the credentials of a Windows user with local host privileges. The Account name must be in the local admin\username or domain\username format. For example: Local admin\username format: AdministratorDomain\username format: mydomain\adlibuser.</w:t>
      </w:r>
    </w:p>
    <w:p w14:paraId="6A262C7C" w14:textId="77777777" w:rsidR="008E5C40" w:rsidRDefault="008E5C40" w:rsidP="008E5C40">
      <w:pPr>
        <w:pStyle w:val="ListParagraph"/>
        <w:numPr>
          <w:ilvl w:val="2"/>
          <w:numId w:val="25"/>
        </w:numPr>
      </w:pPr>
      <w:r>
        <w:t>Note: User Account Control security settings must be turned off for this Windows user before the installation of Adlib PDF.</w:t>
      </w:r>
    </w:p>
    <w:p w14:paraId="7CAF9D9F" w14:textId="77777777" w:rsidR="008E5C40" w:rsidRDefault="008E5C40" w:rsidP="008E5C40">
      <w:pPr>
        <w:pStyle w:val="ListParagraph"/>
        <w:numPr>
          <w:ilvl w:val="2"/>
          <w:numId w:val="25"/>
        </w:numPr>
      </w:pPr>
      <w:r>
        <w:t>This user must also have permissions to run as a Windows Service.</w:t>
      </w:r>
    </w:p>
    <w:p w14:paraId="2FFCD49E" w14:textId="0C317110" w:rsidR="00F4078E" w:rsidRDefault="008E5C40" w:rsidP="00F70FD6">
      <w:pPr>
        <w:pStyle w:val="ListParagraph"/>
        <w:numPr>
          <w:ilvl w:val="3"/>
          <w:numId w:val="25"/>
        </w:numPr>
      </w:pPr>
      <w:r>
        <w:t xml:space="preserve">Launch Local Security Policy and expand Local Policies, click on User Rights Assignment.  On the right, scroll down to 'Log on as a service' and ensure the defined Adlib Service Account is listed under Security Setting. </w:t>
      </w:r>
      <w:r>
        <w:br/>
      </w:r>
      <w:r w:rsidR="00F70FD6">
        <w:rPr>
          <w:noProof/>
        </w:rPr>
        <w:drawing>
          <wp:inline distT="0" distB="0" distL="0" distR="0" wp14:anchorId="1EBBD786" wp14:editId="79D5B92D">
            <wp:extent cx="3162300" cy="2130351"/>
            <wp:effectExtent l="0" t="0" r="0" b="3810"/>
            <wp:docPr id="19800569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6">
                      <a:extLst>
                        <a:ext uri="{28A0092B-C50C-407E-A947-70E740481C1C}">
                          <a14:useLocalDpi xmlns:a14="http://schemas.microsoft.com/office/drawing/2010/main" val="0"/>
                        </a:ext>
                      </a:extLst>
                    </a:blip>
                    <a:stretch>
                      <a:fillRect/>
                    </a:stretch>
                  </pic:blipFill>
                  <pic:spPr>
                    <a:xfrm>
                      <a:off x="0" y="0"/>
                      <a:ext cx="3162300" cy="2130351"/>
                    </a:xfrm>
                    <a:prstGeom prst="rect">
                      <a:avLst/>
                    </a:prstGeom>
                  </pic:spPr>
                </pic:pic>
              </a:graphicData>
            </a:graphic>
          </wp:inline>
        </w:drawing>
      </w:r>
    </w:p>
    <w:p w14:paraId="0DBEC539" w14:textId="77777777" w:rsidR="00427205" w:rsidRDefault="00427205" w:rsidP="00427205">
      <w:pPr>
        <w:pStyle w:val="ListParagraph"/>
        <w:numPr>
          <w:ilvl w:val="1"/>
          <w:numId w:val="25"/>
        </w:numPr>
      </w:pPr>
      <w:r>
        <w:t xml:space="preserve">IIS Services (or a Typical installation) was selected, complete the following fields: </w:t>
      </w:r>
    </w:p>
    <w:p w14:paraId="6AA0D95F" w14:textId="77777777" w:rsidR="00427205" w:rsidRDefault="00427205" w:rsidP="00427205">
      <w:pPr>
        <w:pStyle w:val="ListParagraph"/>
        <w:numPr>
          <w:ilvl w:val="2"/>
          <w:numId w:val="25"/>
        </w:numPr>
      </w:pPr>
      <w:r w:rsidRPr="00427205">
        <w:rPr>
          <w:b/>
          <w:bCs/>
        </w:rPr>
        <w:t>IIS Port Number</w:t>
      </w:r>
      <w:r>
        <w:t>: The port number for the user console connection to the Adlib website.</w:t>
      </w:r>
    </w:p>
    <w:p w14:paraId="37BFFE29" w14:textId="77777777" w:rsidR="00427205" w:rsidRDefault="00427205" w:rsidP="00427205">
      <w:pPr>
        <w:pStyle w:val="ListParagraph"/>
        <w:numPr>
          <w:ilvl w:val="2"/>
          <w:numId w:val="25"/>
        </w:numPr>
      </w:pPr>
      <w:r w:rsidRPr="00427205">
        <w:rPr>
          <w:b/>
          <w:bCs/>
        </w:rPr>
        <w:t>IIS Authentication Settings Account/Password</w:t>
      </w:r>
      <w:r>
        <w:t>: The credentials of a user with the right to create Internet Information Services Settings, using the domain\username format.</w:t>
      </w:r>
    </w:p>
    <w:p w14:paraId="5B862CE8" w14:textId="77777777" w:rsidR="00427205" w:rsidRDefault="00427205" w:rsidP="00427205">
      <w:pPr>
        <w:pStyle w:val="ListParagraph"/>
        <w:numPr>
          <w:ilvl w:val="2"/>
          <w:numId w:val="25"/>
        </w:numPr>
      </w:pPr>
      <w:r w:rsidRPr="00427205">
        <w:rPr>
          <w:b/>
          <w:bCs/>
        </w:rPr>
        <w:t>Create a local Job Folder</w:t>
      </w:r>
      <w:r>
        <w:t xml:space="preserve">: An IIS virtual directory and a shared path will be created for use by the System Manager. </w:t>
      </w:r>
    </w:p>
    <w:p w14:paraId="45759B18" w14:textId="77777777" w:rsidR="00427205" w:rsidRDefault="00427205" w:rsidP="00427205">
      <w:pPr>
        <w:pStyle w:val="ListParagraph"/>
        <w:numPr>
          <w:ilvl w:val="2"/>
          <w:numId w:val="25"/>
        </w:numPr>
      </w:pPr>
      <w:r w:rsidRPr="00427205">
        <w:rPr>
          <w:b/>
          <w:bCs/>
        </w:rPr>
        <w:t>Use Existing Job Folder</w:t>
      </w:r>
      <w:r>
        <w:t>: Select this option if you are configuring a clustered environment.</w:t>
      </w:r>
    </w:p>
    <w:p w14:paraId="7B67F768" w14:textId="2EC9360A" w:rsidR="00427205" w:rsidRDefault="00427205" w:rsidP="00427205">
      <w:pPr>
        <w:pStyle w:val="ListParagraph"/>
        <w:numPr>
          <w:ilvl w:val="2"/>
          <w:numId w:val="25"/>
        </w:numPr>
      </w:pPr>
      <w:r>
        <w:t>Note: Mention the port no which is required to host the adlib. We have used 51050 instead of 80.</w:t>
      </w:r>
      <w:r>
        <w:br/>
      </w:r>
      <w:r w:rsidR="00096882">
        <w:rPr>
          <w:noProof/>
        </w:rPr>
        <w:drawing>
          <wp:inline distT="0" distB="0" distL="0" distR="0" wp14:anchorId="634FF8E8" wp14:editId="2713D037">
            <wp:extent cx="3990975" cy="3067510"/>
            <wp:effectExtent l="0" t="0" r="0" b="0"/>
            <wp:docPr id="5102276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7">
                      <a:extLst>
                        <a:ext uri="{28A0092B-C50C-407E-A947-70E740481C1C}">
                          <a14:useLocalDpi xmlns:a14="http://schemas.microsoft.com/office/drawing/2010/main" val="0"/>
                        </a:ext>
                      </a:extLst>
                    </a:blip>
                    <a:stretch>
                      <a:fillRect/>
                    </a:stretch>
                  </pic:blipFill>
                  <pic:spPr>
                    <a:xfrm>
                      <a:off x="0" y="0"/>
                      <a:ext cx="3990975" cy="3067510"/>
                    </a:xfrm>
                    <a:prstGeom prst="rect">
                      <a:avLst/>
                    </a:prstGeom>
                  </pic:spPr>
                </pic:pic>
              </a:graphicData>
            </a:graphic>
          </wp:inline>
        </w:drawing>
      </w:r>
    </w:p>
    <w:p w14:paraId="2AA2EB0F" w14:textId="77777777" w:rsidR="008F65A9" w:rsidRDefault="008F65A9" w:rsidP="008F65A9">
      <w:pPr>
        <w:pStyle w:val="ListParagraph"/>
        <w:numPr>
          <w:ilvl w:val="1"/>
          <w:numId w:val="25"/>
        </w:numPr>
      </w:pPr>
      <w:r>
        <w:lastRenderedPageBreak/>
        <w:t>In the Start Copying Files window, review the list of components that will be installed. If any changes are required, click Back to make changes.</w:t>
      </w:r>
    </w:p>
    <w:p w14:paraId="782AED6E" w14:textId="7A2BCE58" w:rsidR="008F65A9" w:rsidRDefault="008F65A9" w:rsidP="008F65A9">
      <w:pPr>
        <w:pStyle w:val="ListParagraph"/>
        <w:numPr>
          <w:ilvl w:val="1"/>
          <w:numId w:val="25"/>
        </w:numPr>
      </w:pPr>
      <w:r>
        <w:t>Click Next to begin copying the program files. The software will install using the settings defined during the installation process.</w:t>
      </w:r>
      <w:r>
        <w:br/>
      </w:r>
      <w:r w:rsidR="00E8270A">
        <w:rPr>
          <w:noProof/>
        </w:rPr>
        <w:drawing>
          <wp:inline distT="0" distB="0" distL="0" distR="0" wp14:anchorId="586B9AEF" wp14:editId="595883E6">
            <wp:extent cx="3876675" cy="2915198"/>
            <wp:effectExtent l="0" t="0" r="0" b="0"/>
            <wp:docPr id="44109285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8">
                      <a:extLst>
                        <a:ext uri="{28A0092B-C50C-407E-A947-70E740481C1C}">
                          <a14:useLocalDpi xmlns:a14="http://schemas.microsoft.com/office/drawing/2010/main" val="0"/>
                        </a:ext>
                      </a:extLst>
                    </a:blip>
                    <a:stretch>
                      <a:fillRect/>
                    </a:stretch>
                  </pic:blipFill>
                  <pic:spPr>
                    <a:xfrm>
                      <a:off x="0" y="0"/>
                      <a:ext cx="3876675" cy="2915198"/>
                    </a:xfrm>
                    <a:prstGeom prst="rect">
                      <a:avLst/>
                    </a:prstGeom>
                  </pic:spPr>
                </pic:pic>
              </a:graphicData>
            </a:graphic>
          </wp:inline>
        </w:drawing>
      </w:r>
    </w:p>
    <w:p w14:paraId="4A98A821" w14:textId="2FCAA4D2" w:rsidR="00CE6094" w:rsidRDefault="00CE6094" w:rsidP="00CE6094">
      <w:pPr>
        <w:pStyle w:val="ListParagraph"/>
        <w:numPr>
          <w:ilvl w:val="1"/>
          <w:numId w:val="25"/>
        </w:numPr>
      </w:pPr>
      <w:r>
        <w:t>In the InstallShield Wizard Complete window, select the appropriate checkbox if you wish to view the Installation Log and or launch the License Manager and click Finish. The Installation Log is stored in the Windows temp folder. To access the Installation Log, ensure you are logged in as the user who performed the installation and navigate to the temp folder in Windows Explorer using the following syntax: %temp%.</w:t>
      </w:r>
    </w:p>
    <w:p w14:paraId="7D97F5AF" w14:textId="420B708C" w:rsidR="00E8270A" w:rsidRDefault="00CE6094" w:rsidP="00CE6094">
      <w:pPr>
        <w:pStyle w:val="ListParagraph"/>
        <w:numPr>
          <w:ilvl w:val="0"/>
          <w:numId w:val="25"/>
        </w:numPr>
      </w:pPr>
      <w:r>
        <w:t>Activating License</w:t>
      </w:r>
    </w:p>
    <w:p w14:paraId="1C30EAB6" w14:textId="77777777" w:rsidR="00CC5D8C" w:rsidRPr="00CC5D8C" w:rsidRDefault="00CC5D8C" w:rsidP="00CC5D8C">
      <w:pPr>
        <w:pStyle w:val="ListParagraph"/>
        <w:numPr>
          <w:ilvl w:val="1"/>
          <w:numId w:val="25"/>
        </w:numPr>
      </w:pPr>
      <w:r w:rsidRPr="00CC5D8C">
        <w:t xml:space="preserve">In the final page it will show to upload the </w:t>
      </w:r>
      <w:proofErr w:type="spellStart"/>
      <w:r w:rsidRPr="00CC5D8C">
        <w:t>Licence</w:t>
      </w:r>
      <w:proofErr w:type="spellEnd"/>
      <w:r w:rsidRPr="00CC5D8C">
        <w:t>-key. Once it is done restart the Adlib Process Manager service.</w:t>
      </w:r>
    </w:p>
    <w:p w14:paraId="4BE976D6" w14:textId="1016876D" w:rsidR="00CE6094" w:rsidRDefault="00CC5D8C" w:rsidP="00CC5D8C">
      <w:pPr>
        <w:pStyle w:val="ListParagraph"/>
        <w:numPr>
          <w:ilvl w:val="0"/>
          <w:numId w:val="25"/>
        </w:numPr>
      </w:pPr>
      <w:r>
        <w:t>Check If WSDL File Is Accessible</w:t>
      </w:r>
    </w:p>
    <w:p w14:paraId="35182F56" w14:textId="0B5DD0A7" w:rsidR="009571DD" w:rsidRDefault="009571DD" w:rsidP="602FF60A">
      <w:pPr>
        <w:pStyle w:val="ListParagraph"/>
        <w:numPr>
          <w:ilvl w:val="1"/>
          <w:numId w:val="25"/>
        </w:numPr>
        <w:rPr>
          <w:rStyle w:val="Hyperlink"/>
        </w:rPr>
      </w:pPr>
      <w:bookmarkStart w:id="11" w:name="_Ref38035222"/>
      <w:r>
        <w:t xml:space="preserve">From a browser </w:t>
      </w:r>
      <w:r w:rsidR="008A686B">
        <w:t xml:space="preserve">enter </w:t>
      </w:r>
      <w:r>
        <w:t xml:space="preserve">this URL </w:t>
      </w:r>
      <w:hyperlink r:id="rId39">
        <w:r w:rsidR="00AE5592" w:rsidRPr="602FF60A">
          <w:rPr>
            <w:rStyle w:val="Hyperlink"/>
          </w:rPr>
          <w:t>http://localhost:51050/Adlib/JobManagementService/JobManagementService.svc?wsdl</w:t>
        </w:r>
      </w:hyperlink>
      <w:bookmarkEnd w:id="11"/>
    </w:p>
    <w:p w14:paraId="4D302684" w14:textId="6E24FCD7" w:rsidR="00305AB1" w:rsidRDefault="00305AB1" w:rsidP="00305AB1">
      <w:pPr>
        <w:pStyle w:val="ListParagraph"/>
        <w:numPr>
          <w:ilvl w:val="2"/>
          <w:numId w:val="25"/>
        </w:numPr>
      </w:pPr>
      <w:r>
        <w:t>The browser should return something like this:</w:t>
      </w:r>
      <w:r>
        <w:br/>
      </w:r>
      <w:r>
        <w:rPr>
          <w:noProof/>
        </w:rPr>
        <w:drawing>
          <wp:inline distT="0" distB="0" distL="0" distR="0" wp14:anchorId="1C04B5ED" wp14:editId="4DA64C15">
            <wp:extent cx="5731510" cy="1483360"/>
            <wp:effectExtent l="0" t="0" r="2540" b="2540"/>
            <wp:docPr id="15665301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40">
                      <a:extLst>
                        <a:ext uri="{28A0092B-C50C-407E-A947-70E740481C1C}">
                          <a14:useLocalDpi xmlns:a14="http://schemas.microsoft.com/office/drawing/2010/main" val="0"/>
                        </a:ext>
                      </a:extLst>
                    </a:blip>
                    <a:stretch>
                      <a:fillRect/>
                    </a:stretch>
                  </pic:blipFill>
                  <pic:spPr>
                    <a:xfrm>
                      <a:off x="0" y="0"/>
                      <a:ext cx="5731510" cy="1483360"/>
                    </a:xfrm>
                    <a:prstGeom prst="rect">
                      <a:avLst/>
                    </a:prstGeom>
                  </pic:spPr>
                </pic:pic>
              </a:graphicData>
            </a:graphic>
          </wp:inline>
        </w:drawing>
      </w:r>
    </w:p>
    <w:p w14:paraId="444AC517" w14:textId="779BD404" w:rsidR="00AE5592" w:rsidRDefault="00305AB1" w:rsidP="00305AB1">
      <w:pPr>
        <w:pStyle w:val="ListParagraph"/>
        <w:numPr>
          <w:ilvl w:val="0"/>
          <w:numId w:val="25"/>
        </w:numPr>
      </w:pPr>
      <w:r>
        <w:t>Registering AdLib</w:t>
      </w:r>
    </w:p>
    <w:p w14:paraId="302196D7" w14:textId="7C55CE67" w:rsidR="00AF7C0C" w:rsidRPr="00AF7C0C" w:rsidRDefault="00AF7C0C" w:rsidP="00AF7C0C">
      <w:pPr>
        <w:rPr>
          <w:i/>
          <w:iCs/>
        </w:rPr>
      </w:pPr>
      <w:r w:rsidRPr="00AF7C0C">
        <w:rPr>
          <w:i/>
          <w:iCs/>
        </w:rPr>
        <w:t>The following steps need to be performed on the C-Track and/or E-File application server.</w:t>
      </w:r>
    </w:p>
    <w:p w14:paraId="20A3C2BB" w14:textId="2EA87609" w:rsidR="00305AB1" w:rsidRDefault="00467080" w:rsidP="00305AB1">
      <w:pPr>
        <w:pStyle w:val="ListParagraph"/>
        <w:numPr>
          <w:ilvl w:val="1"/>
          <w:numId w:val="25"/>
        </w:numPr>
      </w:pPr>
      <w:r>
        <w:t>Modify your Windows Hosts file (C:\Windows\System32\drivers\etc\hosts) to include an entry for the Adlib server</w:t>
      </w:r>
    </w:p>
    <w:p w14:paraId="0FC4F6BD" w14:textId="4A304904" w:rsidR="00A836E5" w:rsidRDefault="00A836E5" w:rsidP="00305AB1">
      <w:pPr>
        <w:pStyle w:val="ListParagraph"/>
        <w:numPr>
          <w:ilvl w:val="1"/>
          <w:numId w:val="25"/>
        </w:numPr>
      </w:pPr>
      <w:r>
        <w:t xml:space="preserve">From a browser, try to access the WSDL you tested in Step </w:t>
      </w:r>
      <w:r>
        <w:fldChar w:fldCharType="begin"/>
      </w:r>
      <w:r>
        <w:instrText xml:space="preserve"> REF _Ref38035222 \r \h </w:instrText>
      </w:r>
      <w:r>
        <w:fldChar w:fldCharType="separate"/>
      </w:r>
      <w:r w:rsidR="00654F18">
        <w:t>5.1</w:t>
      </w:r>
      <w:r>
        <w:fldChar w:fldCharType="end"/>
      </w:r>
      <w:r w:rsidR="00526B3B">
        <w:t>, replacing localhost with the server name you provided in the hosts file in the previous step.</w:t>
      </w:r>
    </w:p>
    <w:p w14:paraId="497FCC0D" w14:textId="4A2E8154" w:rsidR="00526B3B" w:rsidRDefault="00712956" w:rsidP="00305AB1">
      <w:pPr>
        <w:pStyle w:val="ListParagraph"/>
        <w:numPr>
          <w:ilvl w:val="1"/>
          <w:numId w:val="25"/>
        </w:numPr>
      </w:pPr>
      <w:r>
        <w:t>Unzip the adlib-registration.zip file into the C-Track and/or E-File folder on the Tomcat server</w:t>
      </w:r>
    </w:p>
    <w:p w14:paraId="75244B54" w14:textId="6CA5DAFD" w:rsidR="00712956" w:rsidRDefault="002B2A20" w:rsidP="00305AB1">
      <w:pPr>
        <w:pStyle w:val="ListParagraph"/>
        <w:numPr>
          <w:ilvl w:val="1"/>
          <w:numId w:val="25"/>
        </w:numPr>
      </w:pPr>
      <w:r>
        <w:t>Verify</w:t>
      </w:r>
      <w:r w:rsidR="00712956">
        <w:t xml:space="preserve"> the </w:t>
      </w:r>
      <w:proofErr w:type="spellStart"/>
      <w:r w:rsidR="00712956">
        <w:t>adlibregistration</w:t>
      </w:r>
      <w:proofErr w:type="spellEnd"/>
      <w:r w:rsidR="00712956">
        <w:t>/</w:t>
      </w:r>
      <w:proofErr w:type="spellStart"/>
      <w:r w:rsidR="00712956">
        <w:t>etc</w:t>
      </w:r>
      <w:proofErr w:type="spellEnd"/>
      <w:r w:rsidR="00712956">
        <w:t>/adlib-</w:t>
      </w:r>
      <w:proofErr w:type="spellStart"/>
      <w:r w:rsidR="00712956">
        <w:t>registration.properties</w:t>
      </w:r>
      <w:proofErr w:type="spellEnd"/>
      <w:r w:rsidR="00712956">
        <w:t xml:space="preserve"> file </w:t>
      </w:r>
      <w:r>
        <w:t>and make appropriate modifications to match your environment</w:t>
      </w:r>
    </w:p>
    <w:p w14:paraId="31CF143F" w14:textId="72CBF09E" w:rsidR="002B2A20" w:rsidRDefault="002B2A20" w:rsidP="00305AB1">
      <w:pPr>
        <w:pStyle w:val="ListParagraph"/>
        <w:numPr>
          <w:ilvl w:val="1"/>
          <w:numId w:val="25"/>
        </w:numPr>
      </w:pPr>
      <w:r>
        <w:lastRenderedPageBreak/>
        <w:t>Open a command prompt window as an administrator</w:t>
      </w:r>
    </w:p>
    <w:p w14:paraId="14DAD9DB" w14:textId="44EB1004" w:rsidR="002B2A20" w:rsidRDefault="002E4460" w:rsidP="00305AB1">
      <w:pPr>
        <w:pStyle w:val="ListParagraph"/>
        <w:numPr>
          <w:ilvl w:val="1"/>
          <w:numId w:val="25"/>
        </w:numPr>
      </w:pPr>
      <w:r>
        <w:t xml:space="preserve">In the command prompt, run the adlibRegister.bat script (found in </w:t>
      </w:r>
      <w:proofErr w:type="spellStart"/>
      <w:r>
        <w:t>adlibregistration</w:t>
      </w:r>
      <w:proofErr w:type="spellEnd"/>
      <w:r>
        <w:t>\bin)</w:t>
      </w:r>
    </w:p>
    <w:p w14:paraId="08D24F0F" w14:textId="31AFCA93" w:rsidR="002E4460" w:rsidRDefault="002632FB" w:rsidP="00305AB1">
      <w:pPr>
        <w:pStyle w:val="ListParagraph"/>
        <w:numPr>
          <w:ilvl w:val="1"/>
          <w:numId w:val="25"/>
        </w:numPr>
      </w:pPr>
      <w:r>
        <w:t xml:space="preserve">If successful, the script will generate an </w:t>
      </w:r>
      <w:proofErr w:type="spellStart"/>
      <w:r>
        <w:t>adlibApplicationConfig.properties</w:t>
      </w:r>
      <w:proofErr w:type="spellEnd"/>
      <w:r>
        <w:t xml:space="preserve"> file and an application-</w:t>
      </w:r>
      <w:proofErr w:type="spellStart"/>
      <w:r>
        <w:t>data.sql</w:t>
      </w:r>
      <w:proofErr w:type="spellEnd"/>
      <w:r>
        <w:t xml:space="preserve"> file</w:t>
      </w:r>
    </w:p>
    <w:p w14:paraId="3FFB3275" w14:textId="2DA674BD" w:rsidR="00216DFC" w:rsidRDefault="001530F2" w:rsidP="00216DFC">
      <w:pPr>
        <w:pStyle w:val="ListParagraph"/>
        <w:numPr>
          <w:ilvl w:val="2"/>
          <w:numId w:val="25"/>
        </w:numPr>
      </w:pPr>
      <w:r>
        <w:t xml:space="preserve">For E-file you can cut and paste the output into </w:t>
      </w:r>
      <w:proofErr w:type="gramStart"/>
      <w:r>
        <w:t>application.properties</w:t>
      </w:r>
      <w:proofErr w:type="gramEnd"/>
      <w:r>
        <w:t>.  For C-track e</w:t>
      </w:r>
      <w:r w:rsidR="00742398">
        <w:t>dit</w:t>
      </w:r>
      <w:r w:rsidR="00216DFC">
        <w:t xml:space="preserve"> the contents of the property file </w:t>
      </w:r>
      <w:r w:rsidR="00742398">
        <w:t>by removing the leadin</w:t>
      </w:r>
      <w:r w:rsidR="00B35E0D">
        <w:t xml:space="preserve">g word “conversion” </w:t>
      </w:r>
      <w:r w:rsidR="00F712D9">
        <w:t xml:space="preserve">so change </w:t>
      </w:r>
      <w:proofErr w:type="spellStart"/>
      <w:proofErr w:type="gramStart"/>
      <w:r w:rsidR="00F712D9">
        <w:t>conversion.adlib</w:t>
      </w:r>
      <w:proofErr w:type="gramEnd"/>
      <w:r w:rsidR="00F712D9">
        <w:t>.property</w:t>
      </w:r>
      <w:proofErr w:type="spellEnd"/>
      <w:r w:rsidR="00F712D9">
        <w:t xml:space="preserve"> to </w:t>
      </w:r>
      <w:proofErr w:type="spellStart"/>
      <w:r w:rsidR="00F712D9">
        <w:t>adlib.property</w:t>
      </w:r>
      <w:proofErr w:type="spellEnd"/>
      <w:r w:rsidR="00F712D9">
        <w:t xml:space="preserve"> on each line</w:t>
      </w:r>
      <w:r w:rsidR="00E37067">
        <w:t xml:space="preserve">.  Then copy and paste into your </w:t>
      </w:r>
      <w:proofErr w:type="gramStart"/>
      <w:r w:rsidR="00E37067">
        <w:t>application.properties</w:t>
      </w:r>
      <w:proofErr w:type="gramEnd"/>
      <w:r w:rsidR="00E37067">
        <w:t xml:space="preserve"> file.</w:t>
      </w:r>
    </w:p>
    <w:p w14:paraId="1AE4B469" w14:textId="73A9E2BF" w:rsidR="00B94095" w:rsidRDefault="00D41907" w:rsidP="00216DFC">
      <w:pPr>
        <w:pStyle w:val="ListParagraph"/>
        <w:numPr>
          <w:ilvl w:val="1"/>
          <w:numId w:val="25"/>
        </w:numPr>
      </w:pPr>
      <w:r>
        <w:t xml:space="preserve">You will also need to add the WSDL to the </w:t>
      </w:r>
      <w:proofErr w:type="gramStart"/>
      <w:r>
        <w:t>application.properties</w:t>
      </w:r>
      <w:proofErr w:type="gramEnd"/>
      <w:r>
        <w:t xml:space="preserve"> as well for E-file </w:t>
      </w:r>
      <w:r w:rsidR="00B94095">
        <w:t>or C-Track;</w:t>
      </w:r>
      <w:r>
        <w:br/>
      </w:r>
      <w:r w:rsidR="00B94095">
        <w:t>E-File example;</w:t>
      </w:r>
    </w:p>
    <w:p w14:paraId="6A0A5300" w14:textId="77777777" w:rsidR="00B94095" w:rsidRDefault="00D41907" w:rsidP="00B94095">
      <w:pPr>
        <w:pStyle w:val="ListParagraph"/>
        <w:ind w:left="792"/>
      </w:pPr>
      <w:proofErr w:type="gramStart"/>
      <w:r w:rsidRPr="00D41907">
        <w:t>conversion.adlib</w:t>
      </w:r>
      <w:proofErr w:type="gramEnd"/>
      <w:r w:rsidRPr="00D41907">
        <w:t>.serviceLocation=http://</w:t>
      </w:r>
      <w:r>
        <w:t>&lt;YourAdlibServer&gt;</w:t>
      </w:r>
      <w:r w:rsidRPr="00D41907">
        <w:t>:51050/Adlib/JobManagementService/JobManagementService.svc?wsdl</w:t>
      </w:r>
    </w:p>
    <w:p w14:paraId="65AB5E0C" w14:textId="11CD3385" w:rsidR="00B94095" w:rsidRDefault="00B94095" w:rsidP="00B94095">
      <w:pPr>
        <w:pStyle w:val="ListParagraph"/>
        <w:ind w:left="792"/>
      </w:pPr>
      <w:r>
        <w:t>C-track example;</w:t>
      </w:r>
    </w:p>
    <w:p w14:paraId="52EE74F9" w14:textId="10B40834" w:rsidR="00D41907" w:rsidRDefault="00D41907" w:rsidP="00B94095">
      <w:pPr>
        <w:pStyle w:val="ListParagraph"/>
        <w:ind w:left="792"/>
      </w:pPr>
      <w:proofErr w:type="gramStart"/>
      <w:r w:rsidRPr="00D41907">
        <w:t>adlib.serviceLocation</w:t>
      </w:r>
      <w:proofErr w:type="gramEnd"/>
      <w:r w:rsidRPr="00D41907">
        <w:t>=http://</w:t>
      </w:r>
      <w:r>
        <w:t>&lt;YourAdlibServer</w:t>
      </w:r>
      <w:r w:rsidRPr="00D41907">
        <w:t>:51050/Adlib/JobManagementService/JobManagementService.svc?wsdl</w:t>
      </w:r>
    </w:p>
    <w:p w14:paraId="1FF3142A" w14:textId="7C2C84C5" w:rsidR="00216DFC" w:rsidRDefault="00216DFC" w:rsidP="00216DFC">
      <w:pPr>
        <w:pStyle w:val="ListParagraph"/>
        <w:numPr>
          <w:ilvl w:val="1"/>
          <w:numId w:val="25"/>
        </w:numPr>
      </w:pPr>
      <w:r>
        <w:t>Restart Tomcat</w:t>
      </w:r>
    </w:p>
    <w:p w14:paraId="150CAE7C" w14:textId="77777777" w:rsidR="00E3643F" w:rsidRDefault="00E3643F" w:rsidP="00E3643F">
      <w:pPr>
        <w:pStyle w:val="ListParagraph"/>
        <w:ind w:left="792"/>
      </w:pPr>
    </w:p>
    <w:p w14:paraId="6BA64C5C" w14:textId="346796B1" w:rsidR="00216DFC" w:rsidRDefault="00216DFC" w:rsidP="00216DFC">
      <w:pPr>
        <w:pStyle w:val="ListParagraph"/>
        <w:numPr>
          <w:ilvl w:val="0"/>
          <w:numId w:val="25"/>
        </w:numPr>
      </w:pPr>
      <w:r>
        <w:t>Configuring AdLib</w:t>
      </w:r>
    </w:p>
    <w:p w14:paraId="050CE483" w14:textId="2B0B19EC" w:rsidR="00216DFC" w:rsidRPr="00216DFC" w:rsidRDefault="00216DFC" w:rsidP="00216DFC">
      <w:pPr>
        <w:rPr>
          <w:i/>
          <w:iCs/>
        </w:rPr>
      </w:pPr>
      <w:r>
        <w:rPr>
          <w:i/>
          <w:iCs/>
        </w:rPr>
        <w:t>The following steps should be run on the AdLib server</w:t>
      </w:r>
    </w:p>
    <w:p w14:paraId="1C331B70" w14:textId="374C7562" w:rsidR="00216DFC" w:rsidRDefault="00216DFC" w:rsidP="00216DFC">
      <w:pPr>
        <w:pStyle w:val="ListParagraph"/>
        <w:numPr>
          <w:ilvl w:val="1"/>
          <w:numId w:val="25"/>
        </w:numPr>
      </w:pPr>
      <w:r>
        <w:t>Launch Internet Explorer</w:t>
      </w:r>
    </w:p>
    <w:p w14:paraId="0B3FFADC" w14:textId="620F5C43" w:rsidR="00216DFC" w:rsidRDefault="005843D6" w:rsidP="00216DFC">
      <w:pPr>
        <w:pStyle w:val="ListParagraph"/>
        <w:numPr>
          <w:ilvl w:val="1"/>
          <w:numId w:val="25"/>
        </w:numPr>
      </w:pPr>
      <w:r>
        <w:t xml:space="preserve">Navigate to the following URL: </w:t>
      </w:r>
      <w:hyperlink r:id="rId41" w:anchor="/Login" w:history="1">
        <w:r w:rsidR="000F3959" w:rsidRPr="004A47A7">
          <w:rPr>
            <w:rStyle w:val="Hyperlink"/>
          </w:rPr>
          <w:t>http://localhost:51050/Adlib/UI/Adlib.UI.html#/Login</w:t>
        </w:r>
      </w:hyperlink>
    </w:p>
    <w:p w14:paraId="0C421F56" w14:textId="3EA43620" w:rsidR="000F3959" w:rsidRDefault="000F3959" w:rsidP="00216DFC">
      <w:pPr>
        <w:pStyle w:val="ListParagraph"/>
        <w:numPr>
          <w:ilvl w:val="1"/>
          <w:numId w:val="25"/>
        </w:numPr>
      </w:pPr>
      <w:r>
        <w:t xml:space="preserve">Enter the Administrator’s credentials that you created during installation and click </w:t>
      </w:r>
      <w:r w:rsidRPr="602FF60A">
        <w:rPr>
          <w:i/>
          <w:iCs/>
        </w:rPr>
        <w:t>Submit</w:t>
      </w:r>
      <w:r>
        <w:t xml:space="preserve"> to login</w:t>
      </w:r>
      <w:r>
        <w:br/>
      </w:r>
      <w:r w:rsidR="002012AE">
        <w:rPr>
          <w:noProof/>
        </w:rPr>
        <w:drawing>
          <wp:inline distT="0" distB="0" distL="0" distR="0" wp14:anchorId="3CBD329B" wp14:editId="55098B11">
            <wp:extent cx="3471386" cy="2400300"/>
            <wp:effectExtent l="0" t="0" r="0" b="0"/>
            <wp:docPr id="103868749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42">
                      <a:extLst>
                        <a:ext uri="{28A0092B-C50C-407E-A947-70E740481C1C}">
                          <a14:useLocalDpi xmlns:a14="http://schemas.microsoft.com/office/drawing/2010/main" val="0"/>
                        </a:ext>
                      </a:extLst>
                    </a:blip>
                    <a:stretch>
                      <a:fillRect/>
                    </a:stretch>
                  </pic:blipFill>
                  <pic:spPr>
                    <a:xfrm>
                      <a:off x="0" y="0"/>
                      <a:ext cx="3471386" cy="2400300"/>
                    </a:xfrm>
                    <a:prstGeom prst="rect">
                      <a:avLst/>
                    </a:prstGeom>
                  </pic:spPr>
                </pic:pic>
              </a:graphicData>
            </a:graphic>
          </wp:inline>
        </w:drawing>
      </w:r>
    </w:p>
    <w:p w14:paraId="6DA7F2EA" w14:textId="21B4D8F0" w:rsidR="000F3959" w:rsidRDefault="000F3959" w:rsidP="00216DFC">
      <w:pPr>
        <w:pStyle w:val="ListParagraph"/>
        <w:numPr>
          <w:ilvl w:val="1"/>
          <w:numId w:val="25"/>
        </w:numPr>
      </w:pPr>
      <w:r>
        <w:t>Click on System Settings</w:t>
      </w:r>
      <w:r>
        <w:br/>
      </w:r>
      <w:r w:rsidR="002B5E42">
        <w:rPr>
          <w:noProof/>
        </w:rPr>
        <w:drawing>
          <wp:inline distT="0" distB="0" distL="0" distR="0" wp14:anchorId="31F335FF" wp14:editId="083FC10B">
            <wp:extent cx="5943600" cy="314960"/>
            <wp:effectExtent l="0" t="0" r="0" b="8890"/>
            <wp:docPr id="156493409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43">
                      <a:extLst>
                        <a:ext uri="{28A0092B-C50C-407E-A947-70E740481C1C}">
                          <a14:useLocalDpi xmlns:a14="http://schemas.microsoft.com/office/drawing/2010/main" val="0"/>
                        </a:ext>
                      </a:extLst>
                    </a:blip>
                    <a:stretch>
                      <a:fillRect/>
                    </a:stretch>
                  </pic:blipFill>
                  <pic:spPr>
                    <a:xfrm>
                      <a:off x="0" y="0"/>
                      <a:ext cx="5943600" cy="314960"/>
                    </a:xfrm>
                    <a:prstGeom prst="rect">
                      <a:avLst/>
                    </a:prstGeom>
                  </pic:spPr>
                </pic:pic>
              </a:graphicData>
            </a:graphic>
          </wp:inline>
        </w:drawing>
      </w:r>
    </w:p>
    <w:p w14:paraId="00754640" w14:textId="6080D56E" w:rsidR="000F3959" w:rsidRDefault="000F3959" w:rsidP="00216DFC">
      <w:pPr>
        <w:pStyle w:val="ListParagraph"/>
        <w:numPr>
          <w:ilvl w:val="1"/>
          <w:numId w:val="25"/>
        </w:numPr>
      </w:pPr>
      <w:r>
        <w:t xml:space="preserve">Click on the </w:t>
      </w:r>
      <w:r w:rsidR="00BC6FF3" w:rsidRPr="602FF60A">
        <w:rPr>
          <w:rFonts w:ascii="Wingdings 3" w:eastAsia="Wingdings 3" w:hAnsi="Wingdings 3" w:cs="Wingdings 3"/>
        </w:rPr>
        <w:t>□</w:t>
      </w:r>
      <w:r w:rsidR="00A55577">
        <w:t xml:space="preserve"> in the Configure menu option on the upper right.</w:t>
      </w:r>
      <w:r>
        <w:br/>
      </w:r>
      <w:r w:rsidR="00827531">
        <w:rPr>
          <w:noProof/>
        </w:rPr>
        <w:drawing>
          <wp:inline distT="0" distB="0" distL="0" distR="0" wp14:anchorId="4988CCC1" wp14:editId="723F627C">
            <wp:extent cx="1095375" cy="238125"/>
            <wp:effectExtent l="0" t="0" r="9525" b="9525"/>
            <wp:docPr id="1190683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44">
                      <a:extLst>
                        <a:ext uri="{28A0092B-C50C-407E-A947-70E740481C1C}">
                          <a14:useLocalDpi xmlns:a14="http://schemas.microsoft.com/office/drawing/2010/main" val="0"/>
                        </a:ext>
                      </a:extLst>
                    </a:blip>
                    <a:stretch>
                      <a:fillRect/>
                    </a:stretch>
                  </pic:blipFill>
                  <pic:spPr>
                    <a:xfrm>
                      <a:off x="0" y="0"/>
                      <a:ext cx="1095375" cy="238125"/>
                    </a:xfrm>
                    <a:prstGeom prst="rect">
                      <a:avLst/>
                    </a:prstGeom>
                  </pic:spPr>
                </pic:pic>
              </a:graphicData>
            </a:graphic>
          </wp:inline>
        </w:drawing>
      </w:r>
    </w:p>
    <w:p w14:paraId="5CB3B182" w14:textId="102E97FA" w:rsidR="00BC6FF3" w:rsidRDefault="00BC6FF3" w:rsidP="00216DFC">
      <w:pPr>
        <w:pStyle w:val="ListParagraph"/>
        <w:numPr>
          <w:ilvl w:val="1"/>
          <w:numId w:val="25"/>
        </w:numPr>
      </w:pPr>
      <w:r>
        <w:lastRenderedPageBreak/>
        <w:t>Click on Process Manager</w:t>
      </w:r>
      <w:r>
        <w:br/>
      </w:r>
      <w:r w:rsidR="00C84F0D">
        <w:rPr>
          <w:noProof/>
        </w:rPr>
        <w:drawing>
          <wp:inline distT="0" distB="0" distL="0" distR="0" wp14:anchorId="7A0997C3" wp14:editId="527A341E">
            <wp:extent cx="1819275" cy="2228850"/>
            <wp:effectExtent l="0" t="0" r="9525" b="0"/>
            <wp:docPr id="33639496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45">
                      <a:extLst>
                        <a:ext uri="{28A0092B-C50C-407E-A947-70E740481C1C}">
                          <a14:useLocalDpi xmlns:a14="http://schemas.microsoft.com/office/drawing/2010/main" val="0"/>
                        </a:ext>
                      </a:extLst>
                    </a:blip>
                    <a:stretch>
                      <a:fillRect/>
                    </a:stretch>
                  </pic:blipFill>
                  <pic:spPr>
                    <a:xfrm>
                      <a:off x="0" y="0"/>
                      <a:ext cx="1819275" cy="2228850"/>
                    </a:xfrm>
                    <a:prstGeom prst="rect">
                      <a:avLst/>
                    </a:prstGeom>
                  </pic:spPr>
                </pic:pic>
              </a:graphicData>
            </a:graphic>
          </wp:inline>
        </w:drawing>
      </w:r>
    </w:p>
    <w:p w14:paraId="6689072B" w14:textId="290BF229" w:rsidR="00C84F0D" w:rsidRPr="00653C3C" w:rsidRDefault="00C84F0D" w:rsidP="00216DFC">
      <w:pPr>
        <w:pStyle w:val="ListParagraph"/>
        <w:numPr>
          <w:ilvl w:val="1"/>
          <w:numId w:val="25"/>
        </w:numPr>
      </w:pPr>
      <w:r>
        <w:t xml:space="preserve">Click on </w:t>
      </w:r>
      <w:r w:rsidRPr="602FF60A">
        <w:rPr>
          <w:i/>
          <w:iCs/>
        </w:rPr>
        <w:t>Edit</w:t>
      </w:r>
      <w:r>
        <w:br/>
      </w:r>
      <w:r w:rsidR="00653C3C">
        <w:rPr>
          <w:noProof/>
        </w:rPr>
        <w:drawing>
          <wp:inline distT="0" distB="0" distL="0" distR="0" wp14:anchorId="72FD58A6" wp14:editId="6CED1281">
            <wp:extent cx="1800225" cy="361950"/>
            <wp:effectExtent l="0" t="0" r="9525" b="0"/>
            <wp:docPr id="177632239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46">
                      <a:extLst>
                        <a:ext uri="{28A0092B-C50C-407E-A947-70E740481C1C}">
                          <a14:useLocalDpi xmlns:a14="http://schemas.microsoft.com/office/drawing/2010/main" val="0"/>
                        </a:ext>
                      </a:extLst>
                    </a:blip>
                    <a:stretch>
                      <a:fillRect/>
                    </a:stretch>
                  </pic:blipFill>
                  <pic:spPr>
                    <a:xfrm>
                      <a:off x="0" y="0"/>
                      <a:ext cx="1800225" cy="361950"/>
                    </a:xfrm>
                    <a:prstGeom prst="rect">
                      <a:avLst/>
                    </a:prstGeom>
                  </pic:spPr>
                </pic:pic>
              </a:graphicData>
            </a:graphic>
          </wp:inline>
        </w:drawing>
      </w:r>
    </w:p>
    <w:p w14:paraId="4A55CCB6" w14:textId="4AD13975" w:rsidR="00653C3C" w:rsidRDefault="00653C3C" w:rsidP="00216DFC">
      <w:pPr>
        <w:pStyle w:val="ListParagraph"/>
        <w:numPr>
          <w:ilvl w:val="1"/>
          <w:numId w:val="25"/>
        </w:numPr>
      </w:pPr>
      <w:r>
        <w:t>Click on the</w:t>
      </w:r>
      <w:r w:rsidR="009C7898">
        <w:t xml:space="preserve"> </w:t>
      </w:r>
      <w:r w:rsidR="009C7898" w:rsidRPr="602FF60A">
        <w:rPr>
          <w:rFonts w:ascii="Wingdings 3" w:eastAsia="Wingdings 3" w:hAnsi="Wingdings 3" w:cs="Wingdings 3"/>
        </w:rPr>
        <w:t>□</w:t>
      </w:r>
      <w:r>
        <w:t xml:space="preserve"> in the Component Settings section</w:t>
      </w:r>
      <w:r>
        <w:br/>
      </w:r>
      <w:r w:rsidR="00EA555A">
        <w:rPr>
          <w:noProof/>
        </w:rPr>
        <w:drawing>
          <wp:inline distT="0" distB="0" distL="0" distR="0" wp14:anchorId="3D0D1BC5" wp14:editId="0B92B29E">
            <wp:extent cx="2447925" cy="295275"/>
            <wp:effectExtent l="0" t="0" r="9525" b="9525"/>
            <wp:docPr id="18612221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47">
                      <a:extLst>
                        <a:ext uri="{28A0092B-C50C-407E-A947-70E740481C1C}">
                          <a14:useLocalDpi xmlns:a14="http://schemas.microsoft.com/office/drawing/2010/main" val="0"/>
                        </a:ext>
                      </a:extLst>
                    </a:blip>
                    <a:stretch>
                      <a:fillRect/>
                    </a:stretch>
                  </pic:blipFill>
                  <pic:spPr>
                    <a:xfrm>
                      <a:off x="0" y="0"/>
                      <a:ext cx="2447925" cy="295275"/>
                    </a:xfrm>
                    <a:prstGeom prst="rect">
                      <a:avLst/>
                    </a:prstGeom>
                  </pic:spPr>
                </pic:pic>
              </a:graphicData>
            </a:graphic>
          </wp:inline>
        </w:drawing>
      </w:r>
    </w:p>
    <w:p w14:paraId="579623DB" w14:textId="69B11920" w:rsidR="00EA555A" w:rsidRDefault="00EA555A" w:rsidP="00216DFC">
      <w:pPr>
        <w:pStyle w:val="ListParagraph"/>
        <w:numPr>
          <w:ilvl w:val="1"/>
          <w:numId w:val="25"/>
        </w:numPr>
      </w:pPr>
      <w:r>
        <w:t>Click on Process Manager and hold down the right mouse button</w:t>
      </w:r>
      <w:r>
        <w:br/>
      </w:r>
      <w:r w:rsidR="003C581C">
        <w:rPr>
          <w:noProof/>
        </w:rPr>
        <w:drawing>
          <wp:inline distT="0" distB="0" distL="0" distR="0" wp14:anchorId="563EE42B" wp14:editId="5DC6D55C">
            <wp:extent cx="923925" cy="495300"/>
            <wp:effectExtent l="0" t="0" r="9525" b="0"/>
            <wp:docPr id="11689792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48">
                      <a:extLst>
                        <a:ext uri="{28A0092B-C50C-407E-A947-70E740481C1C}">
                          <a14:useLocalDpi xmlns:a14="http://schemas.microsoft.com/office/drawing/2010/main" val="0"/>
                        </a:ext>
                      </a:extLst>
                    </a:blip>
                    <a:stretch>
                      <a:fillRect/>
                    </a:stretch>
                  </pic:blipFill>
                  <pic:spPr>
                    <a:xfrm>
                      <a:off x="0" y="0"/>
                      <a:ext cx="923925" cy="495300"/>
                    </a:xfrm>
                    <a:prstGeom prst="rect">
                      <a:avLst/>
                    </a:prstGeom>
                  </pic:spPr>
                </pic:pic>
              </a:graphicData>
            </a:graphic>
          </wp:inline>
        </w:drawing>
      </w:r>
    </w:p>
    <w:p w14:paraId="4A1DC58E" w14:textId="04911999" w:rsidR="003C581C" w:rsidRDefault="003C581C" w:rsidP="00216DFC">
      <w:pPr>
        <w:pStyle w:val="ListParagraph"/>
        <w:numPr>
          <w:ilvl w:val="1"/>
          <w:numId w:val="25"/>
        </w:numPr>
      </w:pPr>
      <w:r>
        <w:t>Drag Process Manager to the Common section on the right-hand side of the screen</w:t>
      </w:r>
      <w:r>
        <w:br/>
      </w:r>
      <w:r w:rsidR="006663C1">
        <w:rPr>
          <w:noProof/>
        </w:rPr>
        <w:drawing>
          <wp:inline distT="0" distB="0" distL="0" distR="0" wp14:anchorId="2BDC8F0C" wp14:editId="2E8A185E">
            <wp:extent cx="1562100" cy="400050"/>
            <wp:effectExtent l="0" t="0" r="0" b="0"/>
            <wp:docPr id="206937909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49">
                      <a:extLst>
                        <a:ext uri="{28A0092B-C50C-407E-A947-70E740481C1C}">
                          <a14:useLocalDpi xmlns:a14="http://schemas.microsoft.com/office/drawing/2010/main" val="0"/>
                        </a:ext>
                      </a:extLst>
                    </a:blip>
                    <a:stretch>
                      <a:fillRect/>
                    </a:stretch>
                  </pic:blipFill>
                  <pic:spPr>
                    <a:xfrm>
                      <a:off x="0" y="0"/>
                      <a:ext cx="1562100" cy="400050"/>
                    </a:xfrm>
                    <a:prstGeom prst="rect">
                      <a:avLst/>
                    </a:prstGeom>
                  </pic:spPr>
                </pic:pic>
              </a:graphicData>
            </a:graphic>
          </wp:inline>
        </w:drawing>
      </w:r>
    </w:p>
    <w:p w14:paraId="4D8FC857" w14:textId="123A89BD" w:rsidR="006663C1" w:rsidRDefault="006663C1" w:rsidP="00216DFC">
      <w:pPr>
        <w:pStyle w:val="ListParagraph"/>
        <w:numPr>
          <w:ilvl w:val="1"/>
          <w:numId w:val="25"/>
        </w:numPr>
      </w:pPr>
      <w:r>
        <w:t xml:space="preserve">Click on the </w:t>
      </w:r>
      <w:r w:rsidR="00A4505A" w:rsidRPr="602FF60A">
        <w:rPr>
          <w:rFonts w:ascii="Wingdings 3" w:eastAsia="Wingdings 3" w:hAnsi="Wingdings 3" w:cs="Wingdings 3"/>
        </w:rPr>
        <w:t>□</w:t>
      </w:r>
      <w:r w:rsidR="00520161">
        <w:t xml:space="preserve"> in the Component </w:t>
      </w:r>
      <w:proofErr w:type="spellStart"/>
      <w:r w:rsidR="00520161">
        <w:t>Settings.Process</w:t>
      </w:r>
      <w:proofErr w:type="spellEnd"/>
      <w:r w:rsidR="00520161">
        <w:t xml:space="preserve"> Manager section on the right</w:t>
      </w:r>
      <w:r>
        <w:br/>
      </w:r>
      <w:r w:rsidR="001068E9">
        <w:rPr>
          <w:noProof/>
        </w:rPr>
        <w:drawing>
          <wp:inline distT="0" distB="0" distL="0" distR="0" wp14:anchorId="3C650FCB" wp14:editId="57E52EAF">
            <wp:extent cx="5553074" cy="762000"/>
            <wp:effectExtent l="0" t="0" r="9525" b="0"/>
            <wp:docPr id="19357832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50">
                      <a:extLst>
                        <a:ext uri="{28A0092B-C50C-407E-A947-70E740481C1C}">
                          <a14:useLocalDpi xmlns:a14="http://schemas.microsoft.com/office/drawing/2010/main" val="0"/>
                        </a:ext>
                      </a:extLst>
                    </a:blip>
                    <a:stretch>
                      <a:fillRect/>
                    </a:stretch>
                  </pic:blipFill>
                  <pic:spPr>
                    <a:xfrm>
                      <a:off x="0" y="0"/>
                      <a:ext cx="5553074" cy="762000"/>
                    </a:xfrm>
                    <a:prstGeom prst="rect">
                      <a:avLst/>
                    </a:prstGeom>
                  </pic:spPr>
                </pic:pic>
              </a:graphicData>
            </a:graphic>
          </wp:inline>
        </w:drawing>
      </w:r>
    </w:p>
    <w:p w14:paraId="6AC2E4C2" w14:textId="5952EB68" w:rsidR="001068E9" w:rsidRDefault="001068E9" w:rsidP="00216DFC">
      <w:pPr>
        <w:pStyle w:val="ListParagraph"/>
        <w:numPr>
          <w:ilvl w:val="1"/>
          <w:numId w:val="25"/>
        </w:numPr>
      </w:pPr>
      <w:r>
        <w:t>Click on Edit</w:t>
      </w:r>
      <w:r>
        <w:br/>
      </w:r>
      <w:r w:rsidR="006176E6">
        <w:rPr>
          <w:noProof/>
        </w:rPr>
        <w:drawing>
          <wp:inline distT="0" distB="0" distL="0" distR="0" wp14:anchorId="0D25C09A" wp14:editId="0A4F4321">
            <wp:extent cx="1085850" cy="485775"/>
            <wp:effectExtent l="0" t="0" r="0" b="9525"/>
            <wp:docPr id="194432476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51">
                      <a:extLst>
                        <a:ext uri="{28A0092B-C50C-407E-A947-70E740481C1C}">
                          <a14:useLocalDpi xmlns:a14="http://schemas.microsoft.com/office/drawing/2010/main" val="0"/>
                        </a:ext>
                      </a:extLst>
                    </a:blip>
                    <a:stretch>
                      <a:fillRect/>
                    </a:stretch>
                  </pic:blipFill>
                  <pic:spPr>
                    <a:xfrm>
                      <a:off x="0" y="0"/>
                      <a:ext cx="1085850" cy="485775"/>
                    </a:xfrm>
                    <a:prstGeom prst="rect">
                      <a:avLst/>
                    </a:prstGeom>
                  </pic:spPr>
                </pic:pic>
              </a:graphicData>
            </a:graphic>
          </wp:inline>
        </w:drawing>
      </w:r>
    </w:p>
    <w:p w14:paraId="5D1DDEBA" w14:textId="190FCA75" w:rsidR="003D0ABE" w:rsidRDefault="003D0ABE" w:rsidP="00216DFC">
      <w:pPr>
        <w:pStyle w:val="ListParagraph"/>
        <w:numPr>
          <w:ilvl w:val="1"/>
          <w:numId w:val="25"/>
        </w:numPr>
      </w:pPr>
      <w:r>
        <w:lastRenderedPageBreak/>
        <w:t xml:space="preserve">Click on the </w:t>
      </w:r>
      <w:r w:rsidR="00A51A2F" w:rsidRPr="602FF60A">
        <w:rPr>
          <w:rFonts w:ascii="Wingdings 3" w:eastAsia="Wingdings 3" w:hAnsi="Wingdings 3" w:cs="Wingdings 3"/>
          <w:color w:val="00B050"/>
        </w:rPr>
        <w:t>□</w:t>
      </w:r>
      <w:r>
        <w:t xml:space="preserve"> in the Session section</w:t>
      </w:r>
      <w:r>
        <w:br/>
      </w:r>
      <w:r w:rsidR="00452CB1">
        <w:rPr>
          <w:noProof/>
        </w:rPr>
        <w:drawing>
          <wp:inline distT="0" distB="0" distL="0" distR="0" wp14:anchorId="286D39F4" wp14:editId="47C63E11">
            <wp:extent cx="5943600" cy="1769745"/>
            <wp:effectExtent l="0" t="0" r="0" b="1905"/>
            <wp:docPr id="98070970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52">
                      <a:extLst>
                        <a:ext uri="{28A0092B-C50C-407E-A947-70E740481C1C}">
                          <a14:useLocalDpi xmlns:a14="http://schemas.microsoft.com/office/drawing/2010/main" val="0"/>
                        </a:ext>
                      </a:extLst>
                    </a:blip>
                    <a:stretch>
                      <a:fillRect/>
                    </a:stretch>
                  </pic:blipFill>
                  <pic:spPr>
                    <a:xfrm>
                      <a:off x="0" y="0"/>
                      <a:ext cx="5943600" cy="1769745"/>
                    </a:xfrm>
                    <a:prstGeom prst="rect">
                      <a:avLst/>
                    </a:prstGeom>
                  </pic:spPr>
                </pic:pic>
              </a:graphicData>
            </a:graphic>
          </wp:inline>
        </w:drawing>
      </w:r>
    </w:p>
    <w:p w14:paraId="0DD6A16E" w14:textId="62DE3F7E" w:rsidR="00A51A2F" w:rsidRDefault="00BD1EBB" w:rsidP="00BD1EBB">
      <w:pPr>
        <w:pStyle w:val="ListParagraph"/>
        <w:numPr>
          <w:ilvl w:val="1"/>
          <w:numId w:val="25"/>
        </w:numPr>
      </w:pPr>
      <w:r>
        <w:t>Place a check in the box next to port &amp; Acknowledge Interactive Logon Message and set the value to true and click on OK.</w:t>
      </w:r>
      <w:r>
        <w:br/>
      </w:r>
      <w:r w:rsidR="003B4916">
        <w:rPr>
          <w:noProof/>
        </w:rPr>
        <w:drawing>
          <wp:inline distT="0" distB="0" distL="0" distR="0" wp14:anchorId="798019F7" wp14:editId="280AEA31">
            <wp:extent cx="5731510" cy="2414905"/>
            <wp:effectExtent l="0" t="0" r="2540" b="4445"/>
            <wp:docPr id="177426520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53">
                      <a:extLst>
                        <a:ext uri="{28A0092B-C50C-407E-A947-70E740481C1C}">
                          <a14:useLocalDpi xmlns:a14="http://schemas.microsoft.com/office/drawing/2010/main" val="0"/>
                        </a:ext>
                      </a:extLst>
                    </a:blip>
                    <a:stretch>
                      <a:fillRect/>
                    </a:stretch>
                  </pic:blipFill>
                  <pic:spPr>
                    <a:xfrm>
                      <a:off x="0" y="0"/>
                      <a:ext cx="5731510" cy="2414905"/>
                    </a:xfrm>
                    <a:prstGeom prst="rect">
                      <a:avLst/>
                    </a:prstGeom>
                  </pic:spPr>
                </pic:pic>
              </a:graphicData>
            </a:graphic>
          </wp:inline>
        </w:drawing>
      </w:r>
    </w:p>
    <w:p w14:paraId="0336A4FC" w14:textId="68A7795F" w:rsidR="006F22B6" w:rsidRDefault="006F22B6" w:rsidP="00BD1EBB">
      <w:pPr>
        <w:pStyle w:val="ListParagraph"/>
        <w:numPr>
          <w:ilvl w:val="1"/>
          <w:numId w:val="25"/>
        </w:numPr>
      </w:pPr>
      <w:r>
        <w:t>Click on Save</w:t>
      </w:r>
      <w:r>
        <w:br/>
      </w:r>
      <w:r>
        <w:rPr>
          <w:noProof/>
        </w:rPr>
        <w:drawing>
          <wp:inline distT="0" distB="0" distL="0" distR="0" wp14:anchorId="22BBB354" wp14:editId="50F29525">
            <wp:extent cx="1381125" cy="352425"/>
            <wp:effectExtent l="0" t="0" r="9525" b="9525"/>
            <wp:docPr id="156939355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54">
                      <a:extLst>
                        <a:ext uri="{28A0092B-C50C-407E-A947-70E740481C1C}">
                          <a14:useLocalDpi xmlns:a14="http://schemas.microsoft.com/office/drawing/2010/main" val="0"/>
                        </a:ext>
                      </a:extLst>
                    </a:blip>
                    <a:stretch>
                      <a:fillRect/>
                    </a:stretch>
                  </pic:blipFill>
                  <pic:spPr>
                    <a:xfrm>
                      <a:off x="0" y="0"/>
                      <a:ext cx="1381125" cy="352425"/>
                    </a:xfrm>
                    <a:prstGeom prst="rect">
                      <a:avLst/>
                    </a:prstGeom>
                  </pic:spPr>
                </pic:pic>
              </a:graphicData>
            </a:graphic>
          </wp:inline>
        </w:drawing>
      </w:r>
    </w:p>
    <w:p w14:paraId="7BE81BD5" w14:textId="2E8B8C4A" w:rsidR="006F22B6" w:rsidRDefault="006F22B6" w:rsidP="00BD1EBB">
      <w:pPr>
        <w:pStyle w:val="ListParagraph"/>
        <w:numPr>
          <w:ilvl w:val="1"/>
          <w:numId w:val="25"/>
        </w:numPr>
      </w:pPr>
      <w:r>
        <w:t xml:space="preserve">Click on </w:t>
      </w:r>
      <w:r w:rsidR="001412DC">
        <w:rPr>
          <w:noProof/>
        </w:rPr>
        <w:drawing>
          <wp:inline distT="0" distB="0" distL="0" distR="0" wp14:anchorId="1E98BED1" wp14:editId="0F5E6B90">
            <wp:extent cx="571500" cy="400050"/>
            <wp:effectExtent l="0" t="0" r="0" b="0"/>
            <wp:docPr id="181859223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55">
                      <a:extLst>
                        <a:ext uri="{28A0092B-C50C-407E-A947-70E740481C1C}">
                          <a14:useLocalDpi xmlns:a14="http://schemas.microsoft.com/office/drawing/2010/main" val="0"/>
                        </a:ext>
                      </a:extLst>
                    </a:blip>
                    <a:stretch>
                      <a:fillRect/>
                    </a:stretch>
                  </pic:blipFill>
                  <pic:spPr>
                    <a:xfrm>
                      <a:off x="0" y="0"/>
                      <a:ext cx="571500" cy="400050"/>
                    </a:xfrm>
                    <a:prstGeom prst="rect">
                      <a:avLst/>
                    </a:prstGeom>
                  </pic:spPr>
                </pic:pic>
              </a:graphicData>
            </a:graphic>
          </wp:inline>
        </w:drawing>
      </w:r>
      <w:r w:rsidR="001412DC">
        <w:t xml:space="preserve"> next to System Settings</w:t>
      </w:r>
      <w:r>
        <w:br/>
      </w:r>
      <w:r w:rsidR="004070A4">
        <w:rPr>
          <w:noProof/>
        </w:rPr>
        <w:drawing>
          <wp:inline distT="0" distB="0" distL="0" distR="0" wp14:anchorId="66D89E2B" wp14:editId="61F84AB3">
            <wp:extent cx="2133600" cy="476250"/>
            <wp:effectExtent l="0" t="0" r="0" b="0"/>
            <wp:docPr id="212248946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56">
                      <a:extLst>
                        <a:ext uri="{28A0092B-C50C-407E-A947-70E740481C1C}">
                          <a14:useLocalDpi xmlns:a14="http://schemas.microsoft.com/office/drawing/2010/main" val="0"/>
                        </a:ext>
                      </a:extLst>
                    </a:blip>
                    <a:stretch>
                      <a:fillRect/>
                    </a:stretch>
                  </pic:blipFill>
                  <pic:spPr>
                    <a:xfrm>
                      <a:off x="0" y="0"/>
                      <a:ext cx="2133600" cy="476250"/>
                    </a:xfrm>
                    <a:prstGeom prst="rect">
                      <a:avLst/>
                    </a:prstGeom>
                  </pic:spPr>
                </pic:pic>
              </a:graphicData>
            </a:graphic>
          </wp:inline>
        </w:drawing>
      </w:r>
    </w:p>
    <w:p w14:paraId="3A91BF76" w14:textId="17BB83F6" w:rsidR="004070A4" w:rsidRDefault="004070A4" w:rsidP="00BD1EBB">
      <w:pPr>
        <w:pStyle w:val="ListParagraph"/>
        <w:numPr>
          <w:ilvl w:val="1"/>
          <w:numId w:val="25"/>
        </w:numPr>
      </w:pPr>
      <w:r>
        <w:t xml:space="preserve">Click on the </w:t>
      </w:r>
      <w:r w:rsidR="009377C2" w:rsidRPr="602FF60A">
        <w:rPr>
          <w:rFonts w:ascii="Wingdings 3" w:eastAsia="Wingdings 3" w:hAnsi="Wingdings 3" w:cs="Wingdings 3"/>
        </w:rPr>
        <w:t>□</w:t>
      </w:r>
      <w:r>
        <w:t xml:space="preserve"> next to Action</w:t>
      </w:r>
      <w:r>
        <w:br/>
      </w:r>
      <w:r w:rsidR="00785EB1">
        <w:rPr>
          <w:noProof/>
        </w:rPr>
        <w:drawing>
          <wp:inline distT="0" distB="0" distL="0" distR="0" wp14:anchorId="4A6D027F" wp14:editId="3488ED88">
            <wp:extent cx="895350" cy="266700"/>
            <wp:effectExtent l="0" t="0" r="0" b="0"/>
            <wp:docPr id="47563325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57">
                      <a:extLst>
                        <a:ext uri="{28A0092B-C50C-407E-A947-70E740481C1C}">
                          <a14:useLocalDpi xmlns:a14="http://schemas.microsoft.com/office/drawing/2010/main" val="0"/>
                        </a:ext>
                      </a:extLst>
                    </a:blip>
                    <a:stretch>
                      <a:fillRect/>
                    </a:stretch>
                  </pic:blipFill>
                  <pic:spPr>
                    <a:xfrm>
                      <a:off x="0" y="0"/>
                      <a:ext cx="895350" cy="266700"/>
                    </a:xfrm>
                    <a:prstGeom prst="rect">
                      <a:avLst/>
                    </a:prstGeom>
                  </pic:spPr>
                </pic:pic>
              </a:graphicData>
            </a:graphic>
          </wp:inline>
        </w:drawing>
      </w:r>
    </w:p>
    <w:p w14:paraId="39ED3D91" w14:textId="7A052073" w:rsidR="004070A4" w:rsidRDefault="00537250" w:rsidP="00BD1EBB">
      <w:pPr>
        <w:pStyle w:val="ListParagraph"/>
        <w:numPr>
          <w:ilvl w:val="1"/>
          <w:numId w:val="25"/>
        </w:numPr>
      </w:pPr>
      <w:r>
        <w:t>Click on Publish</w:t>
      </w:r>
      <w:r>
        <w:br/>
      </w:r>
      <w:r>
        <w:rPr>
          <w:noProof/>
        </w:rPr>
        <w:drawing>
          <wp:inline distT="0" distB="0" distL="0" distR="0" wp14:anchorId="331E1A3D" wp14:editId="2B5A8BF6">
            <wp:extent cx="1047750" cy="952500"/>
            <wp:effectExtent l="0" t="0" r="0" b="0"/>
            <wp:docPr id="176121250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58">
                      <a:extLst>
                        <a:ext uri="{28A0092B-C50C-407E-A947-70E740481C1C}">
                          <a14:useLocalDpi xmlns:a14="http://schemas.microsoft.com/office/drawing/2010/main" val="0"/>
                        </a:ext>
                      </a:extLst>
                    </a:blip>
                    <a:stretch>
                      <a:fillRect/>
                    </a:stretch>
                  </pic:blipFill>
                  <pic:spPr>
                    <a:xfrm>
                      <a:off x="0" y="0"/>
                      <a:ext cx="1047750" cy="952500"/>
                    </a:xfrm>
                    <a:prstGeom prst="rect">
                      <a:avLst/>
                    </a:prstGeom>
                  </pic:spPr>
                </pic:pic>
              </a:graphicData>
            </a:graphic>
          </wp:inline>
        </w:drawing>
      </w:r>
    </w:p>
    <w:p w14:paraId="31BACC2C" w14:textId="77777777" w:rsidR="00E631F2" w:rsidRDefault="00E631F2" w:rsidP="00E631F2">
      <w:pPr>
        <w:pStyle w:val="ListParagraph"/>
        <w:ind w:left="792"/>
      </w:pPr>
    </w:p>
    <w:p w14:paraId="56377443" w14:textId="66377924" w:rsidR="00630A70" w:rsidRDefault="00E631F2" w:rsidP="00630A70">
      <w:pPr>
        <w:pStyle w:val="ListParagraph"/>
        <w:numPr>
          <w:ilvl w:val="0"/>
          <w:numId w:val="25"/>
        </w:numPr>
      </w:pPr>
      <w:r>
        <w:lastRenderedPageBreak/>
        <w:t xml:space="preserve">Enabling OCR </w:t>
      </w:r>
    </w:p>
    <w:p w14:paraId="139F7281" w14:textId="77777777" w:rsidR="00511CD6" w:rsidRDefault="00511CD6" w:rsidP="00511CD6">
      <w:pPr>
        <w:pStyle w:val="BodyText"/>
      </w:pPr>
    </w:p>
    <w:p w14:paraId="46580C6F" w14:textId="0FCAED45" w:rsidR="00663ABE" w:rsidRDefault="00511CD6" w:rsidP="00663ABE">
      <w:pPr>
        <w:pStyle w:val="BodyText"/>
        <w:numPr>
          <w:ilvl w:val="0"/>
          <w:numId w:val="35"/>
        </w:numPr>
      </w:pPr>
      <w:r>
        <w:t xml:space="preserve">Click on the </w:t>
      </w:r>
      <w:r w:rsidRPr="006E01A3">
        <w:rPr>
          <w:b/>
          <w:bCs/>
        </w:rPr>
        <w:t>job setting</w:t>
      </w:r>
      <w:r>
        <w:t xml:space="preserve"> -&gt; </w:t>
      </w:r>
      <w:r w:rsidRPr="006E01A3">
        <w:t>click</w:t>
      </w:r>
      <w:r w:rsidRPr="006E01A3">
        <w:rPr>
          <w:b/>
          <w:bCs/>
        </w:rPr>
        <w:t xml:space="preserve"> configure</w:t>
      </w:r>
      <w:r>
        <w:t xml:space="preserve"> in the drop down click </w:t>
      </w:r>
      <w:r w:rsidRPr="006E01A3">
        <w:rPr>
          <w:b/>
          <w:bCs/>
        </w:rPr>
        <w:t>Transformation rules</w:t>
      </w:r>
      <w:r w:rsidR="006E01A3">
        <w:t xml:space="preserve">, </w:t>
      </w:r>
      <w:r w:rsidR="002C0DCB">
        <w:t xml:space="preserve">Click edit </w:t>
      </w:r>
      <w:r w:rsidR="00AA75C6">
        <w:t>in the setting tab se</w:t>
      </w:r>
      <w:r w:rsidR="00FE33F8">
        <w:t xml:space="preserve">arch for OCR. In the below tab </w:t>
      </w:r>
      <w:r w:rsidR="00175347">
        <w:t xml:space="preserve">will find the OCR logo drag to </w:t>
      </w:r>
      <w:r w:rsidR="00471CFE">
        <w:t>default section click save.</w:t>
      </w:r>
    </w:p>
    <w:p w14:paraId="67804029" w14:textId="77777777" w:rsidR="00511CD6" w:rsidRPr="00D51AA1" w:rsidRDefault="00511CD6" w:rsidP="00511CD6">
      <w:pPr>
        <w:pStyle w:val="BodyText"/>
        <w:ind w:left="720"/>
      </w:pPr>
      <w:r>
        <w:rPr>
          <w:noProof/>
        </w:rPr>
        <w:drawing>
          <wp:inline distT="0" distB="0" distL="0" distR="0" wp14:anchorId="769E597E" wp14:editId="33DC1BA1">
            <wp:extent cx="5731510" cy="27266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726690"/>
                    </a:xfrm>
                    <a:prstGeom prst="rect">
                      <a:avLst/>
                    </a:prstGeom>
                  </pic:spPr>
                </pic:pic>
              </a:graphicData>
            </a:graphic>
          </wp:inline>
        </w:drawing>
      </w:r>
    </w:p>
    <w:p w14:paraId="3E2A44CE" w14:textId="7CF5E678" w:rsidR="00511CD6" w:rsidRPr="00D51AA1" w:rsidRDefault="002C0DCB" w:rsidP="00511CD6">
      <w:pPr>
        <w:pStyle w:val="BodyText"/>
      </w:pPr>
      <w:r>
        <w:rPr>
          <w:noProof/>
        </w:rPr>
        <w:drawing>
          <wp:inline distT="0" distB="0" distL="0" distR="0" wp14:anchorId="009773D9" wp14:editId="2C3CA49F">
            <wp:extent cx="6692900" cy="32137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92900" cy="3213735"/>
                    </a:xfrm>
                    <a:prstGeom prst="rect">
                      <a:avLst/>
                    </a:prstGeom>
                  </pic:spPr>
                </pic:pic>
              </a:graphicData>
            </a:graphic>
          </wp:inline>
        </w:drawing>
      </w:r>
    </w:p>
    <w:p w14:paraId="792F4D04" w14:textId="76FD2543" w:rsidR="00E631F2" w:rsidRDefault="00E631F2" w:rsidP="00E631F2">
      <w:pPr>
        <w:pStyle w:val="ListParagraph"/>
        <w:ind w:left="360"/>
      </w:pPr>
    </w:p>
    <w:p w14:paraId="688B7A31" w14:textId="49DB9792" w:rsidR="00663ABE" w:rsidRDefault="00663ABE" w:rsidP="00E631F2">
      <w:pPr>
        <w:pStyle w:val="ListParagraph"/>
        <w:ind w:left="360"/>
      </w:pPr>
    </w:p>
    <w:p w14:paraId="085299DA" w14:textId="63E5038E" w:rsidR="00663ABE" w:rsidRDefault="00663ABE" w:rsidP="00E631F2">
      <w:pPr>
        <w:pStyle w:val="ListParagraph"/>
        <w:ind w:left="360"/>
      </w:pPr>
    </w:p>
    <w:p w14:paraId="63C643BD" w14:textId="48218BBE" w:rsidR="00663ABE" w:rsidRDefault="00663ABE" w:rsidP="00E631F2">
      <w:pPr>
        <w:pStyle w:val="ListParagraph"/>
        <w:ind w:left="360"/>
      </w:pPr>
    </w:p>
    <w:p w14:paraId="49FAC8F2" w14:textId="34FBCC59" w:rsidR="00663ABE" w:rsidRDefault="00663ABE" w:rsidP="00E631F2">
      <w:pPr>
        <w:pStyle w:val="ListParagraph"/>
        <w:ind w:left="360"/>
      </w:pPr>
    </w:p>
    <w:p w14:paraId="3ADB4368" w14:textId="08B5B4CB" w:rsidR="00663ABE" w:rsidRDefault="00663ABE" w:rsidP="00E631F2">
      <w:pPr>
        <w:pStyle w:val="ListParagraph"/>
        <w:ind w:left="360"/>
      </w:pPr>
    </w:p>
    <w:p w14:paraId="1D00C473" w14:textId="60BB2C71" w:rsidR="00663ABE" w:rsidRDefault="00C63DF5" w:rsidP="00EC72AD">
      <w:pPr>
        <w:pStyle w:val="ListParagraph"/>
        <w:numPr>
          <w:ilvl w:val="0"/>
          <w:numId w:val="35"/>
        </w:numPr>
      </w:pPr>
      <w:r>
        <w:lastRenderedPageBreak/>
        <w:t xml:space="preserve">Finally click on the JOB SETTING </w:t>
      </w:r>
      <w:r w:rsidR="00026E37">
        <w:t xml:space="preserve">below that click on </w:t>
      </w:r>
      <w:r w:rsidR="00026E37" w:rsidRPr="00026E37">
        <w:rPr>
          <w:b/>
          <w:bCs/>
        </w:rPr>
        <w:t>Action</w:t>
      </w:r>
      <w:r w:rsidR="00026E37">
        <w:rPr>
          <w:b/>
          <w:bCs/>
        </w:rPr>
        <w:t xml:space="preserve"> </w:t>
      </w:r>
      <w:bookmarkStart w:id="12" w:name="_GoBack"/>
      <w:bookmarkEnd w:id="12"/>
      <w:r w:rsidR="00026E37">
        <w:t xml:space="preserve">click </w:t>
      </w:r>
      <w:r w:rsidR="00026E37" w:rsidRPr="00026E37">
        <w:rPr>
          <w:b/>
          <w:bCs/>
        </w:rPr>
        <w:t>Publish</w:t>
      </w:r>
    </w:p>
    <w:p w14:paraId="5579B73A" w14:textId="630E1E51" w:rsidR="00663ABE" w:rsidRDefault="00663ABE" w:rsidP="00E631F2">
      <w:pPr>
        <w:pStyle w:val="ListParagraph"/>
        <w:ind w:left="360"/>
      </w:pPr>
      <w:r>
        <w:rPr>
          <w:noProof/>
        </w:rPr>
        <w:drawing>
          <wp:inline distT="0" distB="0" distL="0" distR="0" wp14:anchorId="2FAE0775" wp14:editId="16F00491">
            <wp:extent cx="6692900" cy="3232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92900" cy="3232150"/>
                    </a:xfrm>
                    <a:prstGeom prst="rect">
                      <a:avLst/>
                    </a:prstGeom>
                  </pic:spPr>
                </pic:pic>
              </a:graphicData>
            </a:graphic>
          </wp:inline>
        </w:drawing>
      </w:r>
    </w:p>
    <w:p w14:paraId="0720EA95" w14:textId="7E890835" w:rsidR="00537250" w:rsidRDefault="00537250" w:rsidP="00537250">
      <w:pPr>
        <w:pStyle w:val="ListParagraph"/>
        <w:numPr>
          <w:ilvl w:val="0"/>
          <w:numId w:val="25"/>
        </w:numPr>
      </w:pPr>
      <w:r>
        <w:t xml:space="preserve">Testing </w:t>
      </w:r>
      <w:proofErr w:type="spellStart"/>
      <w:r>
        <w:t>AdLib</w:t>
      </w:r>
      <w:proofErr w:type="spellEnd"/>
    </w:p>
    <w:p w14:paraId="6A0CE7B1" w14:textId="704B3A91" w:rsidR="00537250" w:rsidRDefault="00537250" w:rsidP="00537250">
      <w:pPr>
        <w:pStyle w:val="ListParagraph"/>
        <w:numPr>
          <w:ilvl w:val="1"/>
          <w:numId w:val="25"/>
        </w:numPr>
      </w:pPr>
      <w:r>
        <w:t>Launch C-Track or E-File</w:t>
      </w:r>
    </w:p>
    <w:p w14:paraId="10271BE6" w14:textId="16ECB970" w:rsidR="00FA06AC" w:rsidRPr="00FA06AC" w:rsidRDefault="00537250" w:rsidP="00537250">
      <w:pPr>
        <w:pStyle w:val="ListParagraph"/>
        <w:numPr>
          <w:ilvl w:val="1"/>
          <w:numId w:val="25"/>
        </w:numPr>
      </w:pPr>
      <w:r>
        <w:t>Upload a Word and/or PDF Document</w:t>
      </w:r>
    </w:p>
    <w:sectPr w:rsidR="00FA06AC" w:rsidRPr="00FA06AC" w:rsidSect="00DD38DD">
      <w:headerReference w:type="first" r:id="rId62"/>
      <w:footerReference w:type="first" r:id="rId63"/>
      <w:pgSz w:w="12242" w:h="15842"/>
      <w:pgMar w:top="1701" w:right="851" w:bottom="1701" w:left="851" w:header="567" w:footer="794" w:gutter="0"/>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7013E554" w16cex:dateUtc="2020-04-18T15:19:00Z"/>
  <w16cex:commentExtensible w16cex:durableId="47231873" w16cex:dateUtc="2020-04-18T15:18:00Z"/>
  <w16cex:commentExtensible w16cex:durableId="6BE7EDE9" w16cex:dateUtc="2020-04-18T15:21:00Z"/>
  <w16cex:commentExtensible w16cex:durableId="53356DDB" w16cex:dateUtc="2020-04-18T15:26:00Z"/>
  <w16cex:commentExtensible w16cex:durableId="153AC957" w16cex:dateUtc="2020-04-18T15:31:00Z"/>
  <w16cex:commentExtensible w16cex:durableId="2AFD59C6" w16cex:dateUtc="2020-04-18T15:30:00Z"/>
  <w16cex:commentExtensible w16cex:durableId="167BB824" w16cex:dateUtc="2020-04-18T15:36: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1DC6CE" w14:textId="77777777" w:rsidR="006D0B3F" w:rsidRDefault="006D0B3F" w:rsidP="001B36B5">
      <w:r>
        <w:separator/>
      </w:r>
    </w:p>
  </w:endnote>
  <w:endnote w:type="continuationSeparator" w:id="0">
    <w:p w14:paraId="3A98ED7B" w14:textId="77777777" w:rsidR="006D0B3F" w:rsidRDefault="006D0B3F" w:rsidP="001B36B5">
      <w:r>
        <w:continuationSeparator/>
      </w:r>
    </w:p>
  </w:endnote>
  <w:endnote w:type="continuationNotice" w:id="1">
    <w:p w14:paraId="5769D5A4" w14:textId="77777777" w:rsidR="006D0B3F" w:rsidRDefault="006D0B3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auto"/>
    <w:pitch w:val="variable"/>
    <w:sig w:usb0="E1000AEF" w:usb1="5000A1FF" w:usb2="00000000" w:usb3="00000000" w:csb0="000001BF" w:csb1="00000000"/>
  </w:font>
  <w:font w:name="PMingLiU">
    <w:altName w:val="新細明體"/>
    <w:panose1 w:val="02010601000101010101"/>
    <w:charset w:val="88"/>
    <w:family w:val="roman"/>
    <w:pitch w:val="variable"/>
    <w:sig w:usb0="A00002FF" w:usb1="28CFFCFA" w:usb2="00000016" w:usb3="00000000" w:csb0="0010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306470" w14:textId="77777777" w:rsidR="00016195" w:rsidRDefault="00016195" w:rsidP="00CA0C5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C89F1F5" w14:textId="77777777" w:rsidR="00016195" w:rsidRDefault="00016195" w:rsidP="0001619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A8C8A" w14:textId="77777777" w:rsidR="00016195" w:rsidRDefault="00016195" w:rsidP="00CA0C5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D2626">
      <w:rPr>
        <w:rStyle w:val="PageNumber"/>
        <w:noProof/>
      </w:rPr>
      <w:t>3</w:t>
    </w:r>
    <w:r>
      <w:rPr>
        <w:rStyle w:val="PageNumber"/>
      </w:rPr>
      <w:fldChar w:fldCharType="end"/>
    </w:r>
  </w:p>
  <w:sdt>
    <w:sdtPr>
      <w:alias w:val="Title"/>
      <w:tag w:val=""/>
      <w:id w:val="-522167495"/>
      <w:placeholder>
        <w:docPart w:val="5C150E255E8C4559B17C3DCCACE45925"/>
      </w:placeholder>
      <w:dataBinding w:prefixMappings="xmlns:ns0='http://purl.org/dc/elements/1.1/' xmlns:ns1='http://schemas.openxmlformats.org/package/2006/metadata/core-properties' " w:xpath="/ns1:coreProperties[1]/ns0:title[1]" w:storeItemID="{6C3C8BC8-F283-45AE-878A-BAB7291924A1}"/>
      <w:text/>
    </w:sdtPr>
    <w:sdtEndPr/>
    <w:sdtContent>
      <w:p w14:paraId="698E67DE" w14:textId="77777777" w:rsidR="00016195" w:rsidRDefault="003D7C93" w:rsidP="00016195">
        <w:pPr>
          <w:pStyle w:val="Footer"/>
          <w:ind w:right="360"/>
        </w:pPr>
        <w:r>
          <w:t xml:space="preserve">Adlib 6.x Installation Instructions </w:t>
        </w:r>
        <w:proofErr w:type="gramStart"/>
        <w:r>
          <w:t>For</w:t>
        </w:r>
        <w:proofErr w:type="gramEnd"/>
        <w:r>
          <w:t xml:space="preserve"> Windows 2016</w:t>
        </w:r>
      </w:p>
    </w:sdtContent>
  </w:sdt>
  <w:p w14:paraId="17339268" w14:textId="1C4C0D9F" w:rsidR="00016195" w:rsidRDefault="00016195">
    <w:pPr>
      <w:pStyle w:val="Footer"/>
    </w:pPr>
    <w:r>
      <w:t xml:space="preserve">Document Version </w:t>
    </w:r>
    <w:r w:rsidR="003D7C93">
      <w:fldChar w:fldCharType="begin"/>
    </w:r>
    <w:r w:rsidR="003D7C93">
      <w:instrText xml:space="preserve"> REVNUM  \# "0.0"  \* MERGEFORMAT </w:instrText>
    </w:r>
    <w:r w:rsidR="003D7C93">
      <w:fldChar w:fldCharType="separate"/>
    </w:r>
    <w:r w:rsidR="00654F18">
      <w:rPr>
        <w:noProof/>
      </w:rPr>
      <w:t>20.0</w:t>
    </w:r>
    <w:r w:rsidR="003D7C93">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CF5AA" w14:textId="57594F9D" w:rsidR="009139BD" w:rsidRDefault="602FF60A" w:rsidP="001B36B5">
    <w:r>
      <w:t xml:space="preserve">Document Version </w:t>
    </w:r>
    <w:r w:rsidR="00DC7F79">
      <w:fldChar w:fldCharType="begin"/>
    </w:r>
    <w:r w:rsidR="00DC7F79">
      <w:instrText xml:space="preserve"> REVNUM  \# "0.0"  \* MERGEFORMAT </w:instrText>
    </w:r>
    <w:r w:rsidR="00DC7F79">
      <w:fldChar w:fldCharType="separate"/>
    </w:r>
    <w:r w:rsidR="00654F18">
      <w:rPr>
        <w:noProof/>
      </w:rPr>
      <w:t>20.0</w:t>
    </w:r>
    <w:r w:rsidR="00DC7F79">
      <w:fldChar w:fldCharType="end"/>
    </w:r>
    <w:r w:rsidR="009139BD">
      <w:br/>
    </w:r>
    <w:r>
      <w:t xml:space="preserve">Date of issue: </w:t>
    </w:r>
    <w:r w:rsidR="00F117F5">
      <w:rPr>
        <w:noProof/>
      </w:rPr>
      <w:drawing>
        <wp:anchor distT="0" distB="0" distL="114300" distR="114300" simplePos="0" relativeHeight="251658242" behindDoc="1" locked="0" layoutInCell="1" allowOverlap="0" wp14:anchorId="40ED0BEF" wp14:editId="60EFA949">
          <wp:simplePos x="0" y="0"/>
          <wp:positionH relativeFrom="page">
            <wp:posOffset>5008245</wp:posOffset>
          </wp:positionH>
          <wp:positionV relativeFrom="page">
            <wp:posOffset>9289415</wp:posOffset>
          </wp:positionV>
          <wp:extent cx="2294992" cy="338328"/>
          <wp:effectExtent l="0" t="0" r="0" b="0"/>
          <wp:wrapNone/>
          <wp:docPr id="4" name="Picture 4" descr="Macintosh HD:Users:sairakanwar:Desktop:tr_h_lg_rgb_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irakanwar:Desktop:tr_h_lg_rgb_p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94992" cy="338328"/>
                  </a:xfrm>
                  <a:prstGeom prst="rect">
                    <a:avLst/>
                  </a:prstGeom>
                  <a:noFill/>
                  <a:ln>
                    <a:noFill/>
                  </a:ln>
                  <a:extLst>
                    <a:ext uri="{FAA26D3D-D897-4be2-8F04-BA451C77F1D7}">
                      <ma14:placeholderFlag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14:sizeRelH relativeFrom="page">
            <wp14:pctWidth>0</wp14:pctWidth>
          </wp14:sizeRelH>
          <wp14:sizeRelV relativeFrom="page">
            <wp14:pctHeight>0</wp14:pctHeight>
          </wp14:sizeRelV>
        </wp:anchor>
      </w:drawing>
    </w:r>
    <w:r>
      <w:t>14 Apr 2020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35BB49" w14:textId="77777777" w:rsidR="009139BD" w:rsidRDefault="009139BD" w:rsidP="00C9500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D2626">
      <w:rPr>
        <w:rStyle w:val="PageNumber"/>
        <w:noProof/>
      </w:rPr>
      <w:t>6</w:t>
    </w:r>
    <w:r>
      <w:rPr>
        <w:rStyle w:val="PageNumber"/>
      </w:rPr>
      <w:fldChar w:fldCharType="end"/>
    </w:r>
  </w:p>
  <w:sdt>
    <w:sdtPr>
      <w:alias w:val="Title"/>
      <w:tag w:val=""/>
      <w:id w:val="-1958011878"/>
      <w:placeholder>
        <w:docPart w:val="A0996625B5094F988B0FE42CA4A01CC8"/>
      </w:placeholder>
      <w:dataBinding w:prefixMappings="xmlns:ns0='http://purl.org/dc/elements/1.1/' xmlns:ns1='http://schemas.openxmlformats.org/package/2006/metadata/core-properties' " w:xpath="/ns1:coreProperties[1]/ns0:title[1]" w:storeItemID="{6C3C8BC8-F283-45AE-878A-BAB7291924A1}"/>
      <w:text/>
    </w:sdtPr>
    <w:sdtEndPr/>
    <w:sdtContent>
      <w:p w14:paraId="025EB5D7" w14:textId="77777777" w:rsidR="009139BD" w:rsidRDefault="00DC7F79" w:rsidP="00C95002">
        <w:pPr>
          <w:pStyle w:val="Footer"/>
        </w:pPr>
        <w:r>
          <w:t xml:space="preserve">Adlib 6.x Installation Instructions </w:t>
        </w:r>
        <w:proofErr w:type="gramStart"/>
        <w:r>
          <w:t>For</w:t>
        </w:r>
        <w:proofErr w:type="gramEnd"/>
        <w:r>
          <w:t xml:space="preserve"> Windows 2016</w:t>
        </w:r>
      </w:p>
    </w:sdtContent>
  </w:sdt>
  <w:p w14:paraId="0672B62D" w14:textId="1832CF0F" w:rsidR="009139BD" w:rsidRDefault="009139BD" w:rsidP="00C95002">
    <w:pPr>
      <w:pStyle w:val="Footer"/>
    </w:pPr>
    <w:r>
      <w:t xml:space="preserve">Document Version </w:t>
    </w:r>
    <w:r w:rsidR="00DC7F79">
      <w:fldChar w:fldCharType="begin"/>
    </w:r>
    <w:r w:rsidR="00DC7F79">
      <w:instrText xml:space="preserve"> REVNUM  \# "0.0"  \* MERGEFORMAT </w:instrText>
    </w:r>
    <w:r w:rsidR="00DC7F79">
      <w:fldChar w:fldCharType="separate"/>
    </w:r>
    <w:r w:rsidR="00654F18">
      <w:rPr>
        <w:noProof/>
      </w:rPr>
      <w:t>20.0</w:t>
    </w:r>
    <w:r w:rsidR="00DC7F79">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tag w:val=""/>
      <w:id w:val="1887378120"/>
      <w:placeholder>
        <w:docPart w:val="8214C82729F944D0B8566F6E70E29E9A"/>
      </w:placeholder>
      <w:dataBinding w:prefixMappings="xmlns:ns0='http://purl.org/dc/elements/1.1/' xmlns:ns1='http://schemas.openxmlformats.org/package/2006/metadata/core-properties' " w:xpath="/ns1:coreProperties[1]/ns0:title[1]" w:storeItemID="{6C3C8BC8-F283-45AE-878A-BAB7291924A1}"/>
      <w:text/>
    </w:sdtPr>
    <w:sdtEndPr/>
    <w:sdtContent>
      <w:p w14:paraId="10723443" w14:textId="77777777" w:rsidR="009139BD" w:rsidRDefault="001B36B5" w:rsidP="00C95002">
        <w:pPr>
          <w:pStyle w:val="Footer"/>
        </w:pPr>
        <w:r>
          <w:t xml:space="preserve">Adlib 6.x Installation Instructions </w:t>
        </w:r>
        <w:proofErr w:type="gramStart"/>
        <w:r>
          <w:t>For</w:t>
        </w:r>
        <w:proofErr w:type="gramEnd"/>
        <w:r>
          <w:t xml:space="preserve"> Windows 2016</w:t>
        </w:r>
      </w:p>
    </w:sdtContent>
  </w:sdt>
  <w:p w14:paraId="084B98AE" w14:textId="5610E937" w:rsidR="009139BD" w:rsidRDefault="602FF60A" w:rsidP="00C95002">
    <w:pPr>
      <w:pStyle w:val="Footer"/>
    </w:pPr>
    <w:r>
      <w:t xml:space="preserve">Document Version </w:t>
    </w:r>
    <w:r w:rsidR="001B36B5">
      <w:fldChar w:fldCharType="begin"/>
    </w:r>
    <w:r w:rsidR="001B36B5">
      <w:instrText xml:space="preserve"> REVNUM  \# "0.0"  \* MERGEFORMAT </w:instrText>
    </w:r>
    <w:r w:rsidR="001B36B5">
      <w:fldChar w:fldCharType="separate"/>
    </w:r>
    <w:r w:rsidR="00654F18">
      <w:rPr>
        <w:noProof/>
      </w:rPr>
      <w:t>20.0</w:t>
    </w:r>
    <w:r w:rsidR="001B36B5">
      <w:fldChar w:fldCharType="end"/>
    </w:r>
    <w:r w:rsidR="00F117F5">
      <w:rPr>
        <w:noProof/>
      </w:rPr>
      <w:drawing>
        <wp:anchor distT="0" distB="0" distL="114300" distR="114300" simplePos="0" relativeHeight="251658243" behindDoc="1" locked="0" layoutInCell="1" allowOverlap="0" wp14:anchorId="369E1AF1" wp14:editId="6A7C58FA">
          <wp:simplePos x="0" y="0"/>
          <wp:positionH relativeFrom="page">
            <wp:posOffset>5008245</wp:posOffset>
          </wp:positionH>
          <wp:positionV relativeFrom="page">
            <wp:posOffset>9289415</wp:posOffset>
          </wp:positionV>
          <wp:extent cx="2294992" cy="338328"/>
          <wp:effectExtent l="0" t="0" r="0" b="0"/>
          <wp:wrapNone/>
          <wp:docPr id="5" name="Picture 5" descr="Macintosh HD:Users:sairakanwar:Desktop:tr_h_lg_rgb_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irakanwar:Desktop:tr_h_lg_rgb_p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94992" cy="338328"/>
                  </a:xfrm>
                  <a:prstGeom prst="rect">
                    <a:avLst/>
                  </a:prstGeom>
                  <a:noFill/>
                  <a:ln>
                    <a:noFill/>
                  </a:ln>
                  <a:extLst>
                    <a:ext uri="{FAA26D3D-D897-4be2-8F04-BA451C77F1D7}">
                      <ma14:placeholderFlag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BBCA61" w14:textId="77777777" w:rsidR="006D0B3F" w:rsidRDefault="006D0B3F" w:rsidP="001B36B5">
      <w:r>
        <w:separator/>
      </w:r>
    </w:p>
  </w:footnote>
  <w:footnote w:type="continuationSeparator" w:id="0">
    <w:p w14:paraId="34D53B9A" w14:textId="77777777" w:rsidR="006D0B3F" w:rsidRDefault="006D0B3F" w:rsidP="001B36B5">
      <w:r>
        <w:continuationSeparator/>
      </w:r>
    </w:p>
  </w:footnote>
  <w:footnote w:type="continuationNotice" w:id="1">
    <w:p w14:paraId="37CB0EED" w14:textId="77777777" w:rsidR="006D0B3F" w:rsidRDefault="006D0B3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B0201" w14:textId="77777777" w:rsidR="009139BD" w:rsidRDefault="009139BD">
    <w:pPr>
      <w:pStyle w:val="Header"/>
    </w:pPr>
    <w:r>
      <w:rPr>
        <w:noProof/>
      </w:rPr>
      <mc:AlternateContent>
        <mc:Choice Requires="wps">
          <w:drawing>
            <wp:anchor distT="0" distB="0" distL="114300" distR="114300" simplePos="0" relativeHeight="251658240" behindDoc="0" locked="0" layoutInCell="1" allowOverlap="1" wp14:anchorId="20762339" wp14:editId="6F31FA93">
              <wp:simplePos x="0" y="0"/>
              <wp:positionH relativeFrom="page">
                <wp:posOffset>360045</wp:posOffset>
              </wp:positionH>
              <wp:positionV relativeFrom="page">
                <wp:posOffset>2520315</wp:posOffset>
              </wp:positionV>
              <wp:extent cx="6839585" cy="2879725"/>
              <wp:effectExtent l="0" t="0" r="0" b="0"/>
              <wp:wrapNone/>
              <wp:docPr id="1" name="Text Box 1"/>
              <wp:cNvGraphicFramePr/>
              <a:graphic xmlns:a="http://schemas.openxmlformats.org/drawingml/2006/main">
                <a:graphicData uri="http://schemas.microsoft.com/office/word/2010/wordprocessingShape">
                  <wps:wsp>
                    <wps:cNvSpPr txBox="1"/>
                    <wps:spPr>
                      <a:xfrm>
                        <a:off x="0" y="0"/>
                        <a:ext cx="6839585" cy="2879725"/>
                      </a:xfrm>
                      <a:prstGeom prst="rect">
                        <a:avLst/>
                      </a:prstGeom>
                      <a:noFill/>
                      <a:ln>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txbx>
                      <w:txbxContent>
                        <w:p w14:paraId="3F6E6F53" w14:textId="77777777" w:rsidR="009139BD" w:rsidRPr="00C95002" w:rsidRDefault="008A2E67" w:rsidP="00C95002">
                          <w:pPr>
                            <w:pStyle w:val="Title"/>
                            <w:rPr>
                              <w:noProof/>
                              <w:color w:val="FFFFFF" w:themeColor="background1"/>
                            </w:rPr>
                          </w:pPr>
                          <w:sdt>
                            <w:sdtPr>
                              <w:rPr>
                                <w:noProof/>
                                <w:color w:val="FFFFFF" w:themeColor="background1"/>
                              </w:rPr>
                              <w:alias w:val="Title"/>
                              <w:tag w:val=""/>
                              <w:id w:val="1935783187"/>
                              <w:placeholder>
                                <w:docPart w:val="1069BDCB043F446FAF2685F3CCB0D5B5"/>
                              </w:placeholder>
                              <w:dataBinding w:prefixMappings="xmlns:ns0='http://purl.org/dc/elements/1.1/' xmlns:ns1='http://schemas.openxmlformats.org/package/2006/metadata/core-properties' " w:xpath="/ns1:coreProperties[1]/ns0:title[1]" w:storeItemID="{6C3C8BC8-F283-45AE-878A-BAB7291924A1}"/>
                              <w:text/>
                            </w:sdtPr>
                            <w:sdtEndPr/>
                            <w:sdtContent>
                              <w:r w:rsidR="00DC7F79" w:rsidRPr="005E72F3">
                                <w:rPr>
                                  <w:noProof/>
                                  <w:color w:val="FFFFFF" w:themeColor="background1"/>
                                </w:rPr>
                                <w:t>Adlib 6.x Installation Instructions For Windows 2016</w:t>
                              </w:r>
                            </w:sdtContent>
                          </w:sdt>
                        </w:p>
                      </w:txbxContent>
                    </wps:txbx>
                    <wps:bodyPr rot="0" spcFirstLastPara="0" vertOverflow="overflow" horzOverflow="overflow" vert="horz" wrap="square" lIns="180000" tIns="0" rIns="288000" bIns="5400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762339" id="_x0000_t202" coordsize="21600,21600" o:spt="202" path="m,l,21600r21600,l21600,xe">
              <v:stroke joinstyle="miter"/>
              <v:path gradientshapeok="t" o:connecttype="rect"/>
            </v:shapetype>
            <v:shape id="Text Box 1" o:spid="_x0000_s1026" type="#_x0000_t202" style="position:absolute;left:0;text-align:left;margin-left:28.35pt;margin-top:198.45pt;width:538.55pt;height:226.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" filled="f" stroked="f">
              <v:textbox inset="5mm,0,8mm,15mm">
                <w:txbxContent>
                  <w:p w14:paraId="3F6E6F53" w14:textId="77777777" w:rsidR="009139BD" w:rsidRPr="00C95002" w:rsidRDefault="008A2E67" w:rsidP="00C95002">
                    <w:pPr>
                      <w:pStyle w:val="Title"/>
                      <w:rPr>
                        <w:noProof/>
                        <w:color w:val="FFFFFF" w:themeColor="background1"/>
                      </w:rPr>
                    </w:pPr>
                    <w:sdt>
                      <w:sdtPr>
                        <w:rPr>
                          <w:noProof/>
                          <w:color w:val="FFFFFF" w:themeColor="background1"/>
                        </w:rPr>
                        <w:alias w:val="Title"/>
                        <w:tag w:val=""/>
                        <w:id w:val="1935783187"/>
                        <w:placeholder>
                          <w:docPart w:val="1069BDCB043F446FAF2685F3CCB0D5B5"/>
                        </w:placeholder>
                        <w:dataBinding w:prefixMappings="xmlns:ns0='http://purl.org/dc/elements/1.1/' xmlns:ns1='http://schemas.openxmlformats.org/package/2006/metadata/core-properties' " w:xpath="/ns1:coreProperties[1]/ns0:title[1]" w:storeItemID="{6C3C8BC8-F283-45AE-878A-BAB7291924A1}"/>
                        <w:text/>
                      </w:sdtPr>
                      <w:sdtEndPr/>
                      <w:sdtContent>
                        <w:r w:rsidR="00DC7F79" w:rsidRPr="005E72F3">
                          <w:rPr>
                            <w:noProof/>
                            <w:color w:val="FFFFFF" w:themeColor="background1"/>
                          </w:rPr>
                          <w:t>Adlib 6.x Installation Instructions For Windows 2016</w:t>
                        </w:r>
                      </w:sdtContent>
                    </w:sdt>
                  </w:p>
                </w:txbxContent>
              </v:textbox>
              <w10:wrap anchorx="page" anchory="page"/>
            </v:shape>
          </w:pict>
        </mc:Fallback>
      </mc:AlternateContent>
    </w:r>
    <w:r w:rsidRPr="001D71F1">
      <w:rPr>
        <w:noProof/>
      </w:rPr>
      <mc:AlternateContent>
        <mc:Choice Requires="wps">
          <w:drawing>
            <wp:anchor distT="0" distB="0" distL="114300" distR="114300" simplePos="0" relativeHeight="251658241" behindDoc="1" locked="0" layoutInCell="1" allowOverlap="1" wp14:anchorId="6B66D46F" wp14:editId="62F08A0D">
              <wp:simplePos x="0" y="0"/>
              <wp:positionH relativeFrom="page">
                <wp:posOffset>360045</wp:posOffset>
              </wp:positionH>
              <wp:positionV relativeFrom="page">
                <wp:posOffset>360045</wp:posOffset>
              </wp:positionV>
              <wp:extent cx="7052400" cy="5040000"/>
              <wp:effectExtent l="0" t="0" r="8890" b="0"/>
              <wp:wrapNone/>
              <wp:docPr id="2" name="Rectangle 2"/>
              <wp:cNvGraphicFramePr/>
              <a:graphic xmlns:a="http://schemas.openxmlformats.org/drawingml/2006/main">
                <a:graphicData uri="http://schemas.microsoft.com/office/word/2010/wordprocessingShape">
                  <wps:wsp>
                    <wps:cNvSpPr/>
                    <wps:spPr>
                      <a:xfrm>
                        <a:off x="0" y="0"/>
                        <a:ext cx="7052400" cy="5040000"/>
                      </a:xfrm>
                      <a:prstGeom prst="rect">
                        <a:avLst/>
                      </a:prstGeom>
                      <a:solidFill>
                        <a:srgbClr val="FF8000"/>
                      </a:solidFill>
                      <a:ln w="9525" cap="flat" cmpd="sng" algn="ctr">
                        <a:noFill/>
                        <a:prstDash val="solid"/>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C917E" id="Rectangle 2" o:spid="_x0000_s1026" style="position:absolute;margin-left:28.35pt;margin-top:28.35pt;width:555.3pt;height:396.8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" fillcolor="#ff8000" stroked="f">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2757D6" w14:textId="77777777" w:rsidR="00B227AD" w:rsidRPr="00C95002" w:rsidRDefault="001B36B5" w:rsidP="00B227AD">
    <w:pPr>
      <w:pStyle w:val="Header"/>
    </w:pPr>
    <w:r>
      <w:t>Contents</w:t>
    </w:r>
  </w:p>
  <w:p w14:paraId="50616982" w14:textId="77777777" w:rsidR="009139BD" w:rsidRPr="00C95002" w:rsidRDefault="009139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9BB18F" w14:textId="77777777" w:rsidR="009139BD" w:rsidRPr="00C95002" w:rsidRDefault="009139BD" w:rsidP="00C950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4268DD3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D105B0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EAC65FE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D77EB07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FFBC57F8"/>
    <w:lvl w:ilvl="0">
      <w:start w:val="1"/>
      <w:numFmt w:val="lowerRoman"/>
      <w:lvlText w:val="%1."/>
      <w:lvlJc w:val="right"/>
      <w:pPr>
        <w:ind w:left="590" w:hanging="136"/>
      </w:pPr>
      <w:rPr>
        <w:rFonts w:hint="default"/>
      </w:rPr>
    </w:lvl>
  </w:abstractNum>
  <w:abstractNum w:abstractNumId="5" w15:restartNumberingAfterBreak="0">
    <w:nsid w:val="FFFFFF80"/>
    <w:multiLevelType w:val="singleLevel"/>
    <w:tmpl w:val="5F2EBDA8"/>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F9C6EC0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D48FC1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6721810"/>
    <w:lvl w:ilvl="0">
      <w:start w:val="1"/>
      <w:numFmt w:val="bullet"/>
      <w:pStyle w:val="ListBullet2"/>
      <w:lvlText w:val=""/>
      <w:lvlJc w:val="left"/>
      <w:pPr>
        <w:tabs>
          <w:tab w:val="num" w:pos="587"/>
        </w:tabs>
        <w:ind w:left="587" w:hanging="360"/>
      </w:pPr>
      <w:rPr>
        <w:rFonts w:ascii="Symbol" w:hAnsi="Symbol" w:hint="default"/>
      </w:rPr>
    </w:lvl>
  </w:abstractNum>
  <w:abstractNum w:abstractNumId="9" w15:restartNumberingAfterBreak="0">
    <w:nsid w:val="FFFFFF88"/>
    <w:multiLevelType w:val="singleLevel"/>
    <w:tmpl w:val="A726E606"/>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49C0BF4E"/>
    <w:lvl w:ilvl="0">
      <w:start w:val="1"/>
      <w:numFmt w:val="bullet"/>
      <w:pStyle w:val="ListBullet"/>
      <w:lvlText w:val=""/>
      <w:lvlJc w:val="left"/>
      <w:pPr>
        <w:ind w:left="360" w:hanging="360"/>
      </w:pPr>
      <w:rPr>
        <w:rFonts w:ascii="Symbol" w:hAnsi="Symbol" w:hint="default"/>
      </w:rPr>
    </w:lvl>
  </w:abstractNum>
  <w:abstractNum w:abstractNumId="11" w15:restartNumberingAfterBreak="0">
    <w:nsid w:val="03754468"/>
    <w:multiLevelType w:val="multilevel"/>
    <w:tmpl w:val="9894E886"/>
    <w:lvl w:ilvl="0">
      <w:start w:val="1"/>
      <w:numFmt w:val="lowerRoman"/>
      <w:lvlText w:val="%1."/>
      <w:lvlJc w:val="right"/>
      <w:pPr>
        <w:ind w:left="590" w:hanging="363"/>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ACF49CC"/>
    <w:multiLevelType w:val="multilevel"/>
    <w:tmpl w:val="68BA0948"/>
    <w:lvl w:ilvl="0">
      <w:start w:val="1"/>
      <w:numFmt w:val="decimal"/>
      <w:suff w:val="space"/>
      <w:lvlText w:val="Chapter %1"/>
      <w:lvlJc w:val="left"/>
      <w:pPr>
        <w:ind w:left="0" w:firstLine="0"/>
      </w:pPr>
      <w:rPr>
        <w:rFonts w:ascii="Arial Bold" w:hAnsi="Arial Bold" w:hint="default"/>
        <w:b/>
        <w:bCs/>
        <w:i w:val="0"/>
        <w:iCs w:val="0"/>
        <w:caps/>
        <w:color w:val="666666"/>
        <w:sz w:val="28"/>
        <w:szCs w:val="28"/>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13E740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6F12702"/>
    <w:multiLevelType w:val="hybridMultilevel"/>
    <w:tmpl w:val="5312648C"/>
    <w:lvl w:ilvl="0" w:tplc="4F364A4A">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AF0760"/>
    <w:multiLevelType w:val="multilevel"/>
    <w:tmpl w:val="AF76F7AA"/>
    <w:lvl w:ilvl="0">
      <w:start w:val="1"/>
      <w:numFmt w:val="decimal"/>
      <w:pStyle w:val="Heading5"/>
      <w:suff w:val="space"/>
      <w:lvlText w:val="Appendix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6" w15:restartNumberingAfterBreak="0">
    <w:nsid w:val="2BE06015"/>
    <w:multiLevelType w:val="hybridMultilevel"/>
    <w:tmpl w:val="CC52F7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B01CEC"/>
    <w:multiLevelType w:val="hybridMultilevel"/>
    <w:tmpl w:val="81DA2E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F272F89"/>
    <w:multiLevelType w:val="hybridMultilevel"/>
    <w:tmpl w:val="D2189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56062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04C679A"/>
    <w:multiLevelType w:val="multilevel"/>
    <w:tmpl w:val="8578C5AA"/>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96621A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A3B732E"/>
    <w:multiLevelType w:val="hybridMultilevel"/>
    <w:tmpl w:val="22DE2208"/>
    <w:lvl w:ilvl="0" w:tplc="E310A088">
      <w:start w:val="1"/>
      <w:numFmt w:val="none"/>
      <w:lvlText w:val="Note"/>
      <w:lvlJc w:val="left"/>
      <w:pPr>
        <w:tabs>
          <w:tab w:val="num" w:pos="1418"/>
        </w:tabs>
        <w:ind w:left="1418" w:hanging="1418"/>
      </w:pPr>
      <w:rPr>
        <w:rFonts w:ascii="Arial" w:hAnsi="Arial" w:hint="default"/>
        <w:b/>
        <w:i w:val="0"/>
        <w:color w:val="666666"/>
        <w:sz w:val="16"/>
        <w:szCs w:val="16"/>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3" w15:restartNumberingAfterBreak="0">
    <w:nsid w:val="4AAB4455"/>
    <w:multiLevelType w:val="multilevel"/>
    <w:tmpl w:val="A3C2EC16"/>
    <w:lvl w:ilvl="0">
      <w:start w:val="1"/>
      <w:numFmt w:val="lowerRoman"/>
      <w:lvlText w:val="%1."/>
      <w:lvlJc w:val="left"/>
      <w:pPr>
        <w:ind w:left="590" w:hanging="363"/>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20306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BEE136B"/>
    <w:multiLevelType w:val="multilevel"/>
    <w:tmpl w:val="4A504F00"/>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CCF4A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F1875C7"/>
    <w:multiLevelType w:val="multilevel"/>
    <w:tmpl w:val="5FA6F852"/>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9C03E96"/>
    <w:multiLevelType w:val="multilevel"/>
    <w:tmpl w:val="1728C38E"/>
    <w:lvl w:ilvl="0">
      <w:start w:val="1"/>
      <w:numFmt w:val="upperRoman"/>
      <w:pStyle w:val="Heading1"/>
      <w:lvlText w:val="%1."/>
      <w:lvlJc w:val="right"/>
      <w:pPr>
        <w:ind w:left="360" w:hanging="36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9" w15:restartNumberingAfterBreak="0">
    <w:nsid w:val="6D471D6B"/>
    <w:multiLevelType w:val="hybridMultilevel"/>
    <w:tmpl w:val="DF789B60"/>
    <w:lvl w:ilvl="0" w:tplc="4760AC26">
      <w:start w:val="1"/>
      <w:numFmt w:val="lowerRoman"/>
      <w:pStyle w:val="ListNumber2"/>
      <w:lvlText w:val="%1."/>
      <w:lvlJc w:val="left"/>
      <w:pPr>
        <w:tabs>
          <w:tab w:val="num" w:pos="454"/>
        </w:tabs>
        <w:ind w:left="454" w:hanging="22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1A17A9"/>
    <w:multiLevelType w:val="hybridMultilevel"/>
    <w:tmpl w:val="B114E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D410D0"/>
    <w:multiLevelType w:val="multilevel"/>
    <w:tmpl w:val="1FF0963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2" w15:restartNumberingAfterBreak="0">
    <w:nsid w:val="7057792D"/>
    <w:multiLevelType w:val="hybridMultilevel"/>
    <w:tmpl w:val="79E47F3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29"/>
  </w:num>
  <w:num w:numId="13">
    <w:abstractNumId w:val="11"/>
  </w:num>
  <w:num w:numId="14">
    <w:abstractNumId w:val="23"/>
  </w:num>
  <w:num w:numId="15">
    <w:abstractNumId w:val="12"/>
  </w:num>
  <w:num w:numId="16">
    <w:abstractNumId w:val="31"/>
  </w:num>
  <w:num w:numId="17">
    <w:abstractNumId w:val="28"/>
  </w:num>
  <w:num w:numId="1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num>
  <w:num w:numId="22">
    <w:abstractNumId w:val="21"/>
  </w:num>
  <w:num w:numId="23">
    <w:abstractNumId w:val="14"/>
  </w:num>
  <w:num w:numId="24">
    <w:abstractNumId w:val="24"/>
  </w:num>
  <w:num w:numId="25">
    <w:abstractNumId w:val="19"/>
  </w:num>
  <w:num w:numId="26">
    <w:abstractNumId w:val="26"/>
  </w:num>
  <w:num w:numId="27">
    <w:abstractNumId w:val="13"/>
  </w:num>
  <w:num w:numId="28">
    <w:abstractNumId w:val="30"/>
  </w:num>
  <w:num w:numId="29">
    <w:abstractNumId w:val="20"/>
  </w:num>
  <w:num w:numId="30">
    <w:abstractNumId w:val="27"/>
  </w:num>
  <w:num w:numId="31">
    <w:abstractNumId w:val="25"/>
  </w:num>
  <w:num w:numId="32">
    <w:abstractNumId w:val="18"/>
  </w:num>
  <w:num w:numId="33">
    <w:abstractNumId w:val="17"/>
  </w:num>
  <w:num w:numId="34">
    <w:abstractNumId w:val="32"/>
  </w:num>
  <w:num w:numId="35">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ard, Clifford (Government)">
    <w15:presenceInfo w15:providerId="AD" w15:userId="S::Clifford.Ward@thomsonreuters.com::6746c5ac-9270-414a-be3f-64579fb56f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F79"/>
    <w:rsid w:val="0001572A"/>
    <w:rsid w:val="00016195"/>
    <w:rsid w:val="00023D21"/>
    <w:rsid w:val="00026E37"/>
    <w:rsid w:val="00083AC2"/>
    <w:rsid w:val="00095067"/>
    <w:rsid w:val="00096882"/>
    <w:rsid w:val="000C2086"/>
    <w:rsid w:val="000E0230"/>
    <w:rsid w:val="000F0A0C"/>
    <w:rsid w:val="000F3959"/>
    <w:rsid w:val="001068E9"/>
    <w:rsid w:val="00123B91"/>
    <w:rsid w:val="00125047"/>
    <w:rsid w:val="001412DC"/>
    <w:rsid w:val="001530F2"/>
    <w:rsid w:val="00153FF8"/>
    <w:rsid w:val="00156333"/>
    <w:rsid w:val="00175347"/>
    <w:rsid w:val="0017608F"/>
    <w:rsid w:val="001B36B5"/>
    <w:rsid w:val="001F7694"/>
    <w:rsid w:val="002012AE"/>
    <w:rsid w:val="002156D0"/>
    <w:rsid w:val="00216DFC"/>
    <w:rsid w:val="00237471"/>
    <w:rsid w:val="002632FB"/>
    <w:rsid w:val="002B2A20"/>
    <w:rsid w:val="002B56C8"/>
    <w:rsid w:val="002B5E42"/>
    <w:rsid w:val="002C0DCB"/>
    <w:rsid w:val="002D3784"/>
    <w:rsid w:val="002E07D9"/>
    <w:rsid w:val="002E4460"/>
    <w:rsid w:val="002E5E52"/>
    <w:rsid w:val="002F1C7F"/>
    <w:rsid w:val="002F3409"/>
    <w:rsid w:val="002F5160"/>
    <w:rsid w:val="00304C68"/>
    <w:rsid w:val="00305AB1"/>
    <w:rsid w:val="003300EB"/>
    <w:rsid w:val="003378CF"/>
    <w:rsid w:val="003654CB"/>
    <w:rsid w:val="00365FFB"/>
    <w:rsid w:val="00372B72"/>
    <w:rsid w:val="00374561"/>
    <w:rsid w:val="003B4916"/>
    <w:rsid w:val="003C581C"/>
    <w:rsid w:val="003D0ABE"/>
    <w:rsid w:val="003D732C"/>
    <w:rsid w:val="003D7C93"/>
    <w:rsid w:val="003E2B40"/>
    <w:rsid w:val="00401914"/>
    <w:rsid w:val="004070A4"/>
    <w:rsid w:val="00427205"/>
    <w:rsid w:val="004403A7"/>
    <w:rsid w:val="00440B39"/>
    <w:rsid w:val="00452CB1"/>
    <w:rsid w:val="00467080"/>
    <w:rsid w:val="00471CFE"/>
    <w:rsid w:val="004D2626"/>
    <w:rsid w:val="004F1EBB"/>
    <w:rsid w:val="005074D5"/>
    <w:rsid w:val="00511CD6"/>
    <w:rsid w:val="0051446D"/>
    <w:rsid w:val="00520161"/>
    <w:rsid w:val="00526B3B"/>
    <w:rsid w:val="00535BE9"/>
    <w:rsid w:val="00537250"/>
    <w:rsid w:val="00542E72"/>
    <w:rsid w:val="00546B81"/>
    <w:rsid w:val="0055233F"/>
    <w:rsid w:val="0056784A"/>
    <w:rsid w:val="005843D6"/>
    <w:rsid w:val="00590534"/>
    <w:rsid w:val="00590AD9"/>
    <w:rsid w:val="005A64D3"/>
    <w:rsid w:val="005B0DB7"/>
    <w:rsid w:val="005B2379"/>
    <w:rsid w:val="005B79D6"/>
    <w:rsid w:val="005E4981"/>
    <w:rsid w:val="006176E6"/>
    <w:rsid w:val="00630A70"/>
    <w:rsid w:val="00653C3C"/>
    <w:rsid w:val="00654F18"/>
    <w:rsid w:val="00657515"/>
    <w:rsid w:val="006626BC"/>
    <w:rsid w:val="00663ABE"/>
    <w:rsid w:val="006663C1"/>
    <w:rsid w:val="006A0FE6"/>
    <w:rsid w:val="006C0AA6"/>
    <w:rsid w:val="006C1B6D"/>
    <w:rsid w:val="006D0B3F"/>
    <w:rsid w:val="006E01A3"/>
    <w:rsid w:val="006F22B6"/>
    <w:rsid w:val="00712956"/>
    <w:rsid w:val="00736E8C"/>
    <w:rsid w:val="00742398"/>
    <w:rsid w:val="00757CDE"/>
    <w:rsid w:val="0076385E"/>
    <w:rsid w:val="00777ACC"/>
    <w:rsid w:val="00785EB1"/>
    <w:rsid w:val="007D1009"/>
    <w:rsid w:val="007D1A85"/>
    <w:rsid w:val="007F466D"/>
    <w:rsid w:val="008047A6"/>
    <w:rsid w:val="00827058"/>
    <w:rsid w:val="00827531"/>
    <w:rsid w:val="008373C7"/>
    <w:rsid w:val="00863D0C"/>
    <w:rsid w:val="008A686B"/>
    <w:rsid w:val="008C194D"/>
    <w:rsid w:val="008E5C40"/>
    <w:rsid w:val="008F3035"/>
    <w:rsid w:val="008F65A9"/>
    <w:rsid w:val="009139BD"/>
    <w:rsid w:val="009377C2"/>
    <w:rsid w:val="0095263C"/>
    <w:rsid w:val="00956167"/>
    <w:rsid w:val="009571DD"/>
    <w:rsid w:val="009630B6"/>
    <w:rsid w:val="009645B8"/>
    <w:rsid w:val="00974AE1"/>
    <w:rsid w:val="009A0BC8"/>
    <w:rsid w:val="009A14BF"/>
    <w:rsid w:val="009C7898"/>
    <w:rsid w:val="009F6AC1"/>
    <w:rsid w:val="00A15FBE"/>
    <w:rsid w:val="00A24D1E"/>
    <w:rsid w:val="00A4505A"/>
    <w:rsid w:val="00A51A2F"/>
    <w:rsid w:val="00A55577"/>
    <w:rsid w:val="00A55BF5"/>
    <w:rsid w:val="00A616E6"/>
    <w:rsid w:val="00A6240E"/>
    <w:rsid w:val="00A836E5"/>
    <w:rsid w:val="00AA75C6"/>
    <w:rsid w:val="00AB71F2"/>
    <w:rsid w:val="00AC06A5"/>
    <w:rsid w:val="00AC6438"/>
    <w:rsid w:val="00AE5592"/>
    <w:rsid w:val="00AF3F23"/>
    <w:rsid w:val="00AF7C0C"/>
    <w:rsid w:val="00B01D1B"/>
    <w:rsid w:val="00B04460"/>
    <w:rsid w:val="00B07EDA"/>
    <w:rsid w:val="00B1799A"/>
    <w:rsid w:val="00B227AD"/>
    <w:rsid w:val="00B35E0D"/>
    <w:rsid w:val="00B4507C"/>
    <w:rsid w:val="00B94095"/>
    <w:rsid w:val="00BA490B"/>
    <w:rsid w:val="00BB3C9C"/>
    <w:rsid w:val="00BC6289"/>
    <w:rsid w:val="00BC6FF3"/>
    <w:rsid w:val="00BD1EBB"/>
    <w:rsid w:val="00BD2852"/>
    <w:rsid w:val="00BF53B3"/>
    <w:rsid w:val="00C01A1F"/>
    <w:rsid w:val="00C43597"/>
    <w:rsid w:val="00C63DF5"/>
    <w:rsid w:val="00C65C3E"/>
    <w:rsid w:val="00C84F0D"/>
    <w:rsid w:val="00C95002"/>
    <w:rsid w:val="00C969A8"/>
    <w:rsid w:val="00CA0C56"/>
    <w:rsid w:val="00CA517D"/>
    <w:rsid w:val="00CA711B"/>
    <w:rsid w:val="00CC5D8C"/>
    <w:rsid w:val="00CD6218"/>
    <w:rsid w:val="00CD6841"/>
    <w:rsid w:val="00CE6094"/>
    <w:rsid w:val="00D306CF"/>
    <w:rsid w:val="00D41907"/>
    <w:rsid w:val="00D83524"/>
    <w:rsid w:val="00D83C66"/>
    <w:rsid w:val="00DA37CA"/>
    <w:rsid w:val="00DC0AD7"/>
    <w:rsid w:val="00DC418F"/>
    <w:rsid w:val="00DC7C9C"/>
    <w:rsid w:val="00DC7F79"/>
    <w:rsid w:val="00DD38DD"/>
    <w:rsid w:val="00DD5AD6"/>
    <w:rsid w:val="00DF5BFA"/>
    <w:rsid w:val="00E061FD"/>
    <w:rsid w:val="00E30039"/>
    <w:rsid w:val="00E3643F"/>
    <w:rsid w:val="00E37067"/>
    <w:rsid w:val="00E37BA4"/>
    <w:rsid w:val="00E41DC0"/>
    <w:rsid w:val="00E626C7"/>
    <w:rsid w:val="00E631F2"/>
    <w:rsid w:val="00E81398"/>
    <w:rsid w:val="00E8270A"/>
    <w:rsid w:val="00EA09FC"/>
    <w:rsid w:val="00EA555A"/>
    <w:rsid w:val="00EB20B1"/>
    <w:rsid w:val="00EC5925"/>
    <w:rsid w:val="00EC72AD"/>
    <w:rsid w:val="00EF15D7"/>
    <w:rsid w:val="00F117F5"/>
    <w:rsid w:val="00F25CD3"/>
    <w:rsid w:val="00F314A3"/>
    <w:rsid w:val="00F4078E"/>
    <w:rsid w:val="00F41510"/>
    <w:rsid w:val="00F70FD6"/>
    <w:rsid w:val="00F712D9"/>
    <w:rsid w:val="00F9284B"/>
    <w:rsid w:val="00F95E28"/>
    <w:rsid w:val="00FA06AC"/>
    <w:rsid w:val="00FE33F8"/>
    <w:rsid w:val="08F43195"/>
    <w:rsid w:val="143E3C09"/>
    <w:rsid w:val="1D2116EC"/>
    <w:rsid w:val="3B04CE69"/>
    <w:rsid w:val="3F04FDA5"/>
    <w:rsid w:val="460DB289"/>
    <w:rsid w:val="4AEFC435"/>
    <w:rsid w:val="530332DF"/>
    <w:rsid w:val="5C72C403"/>
    <w:rsid w:val="602FF60A"/>
    <w:rsid w:val="6A3E777B"/>
    <w:rsid w:val="71B1AF5A"/>
    <w:rsid w:val="776DB7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2F773ECE"/>
  <w14:defaultImageDpi w14:val="300"/>
  <w15:docId w15:val="{CC1DC2DC-F429-487B-84B8-9D3E99CA6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B36B5"/>
    <w:pPr>
      <w:tabs>
        <w:tab w:val="left" w:pos="227"/>
        <w:tab w:val="left" w:pos="454"/>
        <w:tab w:val="left" w:pos="680"/>
      </w:tabs>
      <w:spacing w:after="113" w:line="288" w:lineRule="auto"/>
      <w:ind w:left="360"/>
    </w:pPr>
    <w:rPr>
      <w:rFonts w:ascii="Arial" w:hAnsi="Arial"/>
      <w:color w:val="4D4D4D"/>
      <w:sz w:val="18"/>
      <w:szCs w:val="18"/>
    </w:rPr>
  </w:style>
  <w:style w:type="paragraph" w:styleId="Heading1">
    <w:name w:val="heading 1"/>
    <w:next w:val="Normal"/>
    <w:link w:val="Heading1Char"/>
    <w:uiPriority w:val="9"/>
    <w:qFormat/>
    <w:rsid w:val="00DC7F79"/>
    <w:pPr>
      <w:keepNext/>
      <w:keepLines/>
      <w:numPr>
        <w:numId w:val="17"/>
      </w:numPr>
      <w:spacing w:after="240" w:line="264" w:lineRule="auto"/>
      <w:outlineLvl w:val="0"/>
    </w:pPr>
    <w:rPr>
      <w:rFonts w:ascii="Arial" w:eastAsiaTheme="majorEastAsia" w:hAnsi="Arial" w:cstheme="majorBidi"/>
      <w:color w:val="FF8000"/>
      <w:sz w:val="36"/>
      <w:szCs w:val="36"/>
    </w:rPr>
  </w:style>
  <w:style w:type="paragraph" w:styleId="Heading2">
    <w:name w:val="heading 2"/>
    <w:next w:val="Normal"/>
    <w:link w:val="Heading2Char"/>
    <w:uiPriority w:val="9"/>
    <w:unhideWhenUsed/>
    <w:qFormat/>
    <w:rsid w:val="00372B72"/>
    <w:pPr>
      <w:keepNext/>
      <w:keepLines/>
      <w:numPr>
        <w:numId w:val="23"/>
      </w:numPr>
      <w:spacing w:before="120" w:after="57" w:line="264" w:lineRule="auto"/>
      <w:outlineLvl w:val="1"/>
    </w:pPr>
    <w:rPr>
      <w:rFonts w:ascii="Arial" w:eastAsiaTheme="majorEastAsia" w:hAnsi="Arial" w:cstheme="majorBidi"/>
      <w:b/>
      <w:caps/>
      <w:color w:val="FF8000"/>
      <w:sz w:val="20"/>
      <w:szCs w:val="20"/>
    </w:rPr>
  </w:style>
  <w:style w:type="paragraph" w:styleId="Heading3">
    <w:name w:val="heading 3"/>
    <w:next w:val="Normal"/>
    <w:link w:val="Heading3Char"/>
    <w:uiPriority w:val="9"/>
    <w:unhideWhenUsed/>
    <w:qFormat/>
    <w:rsid w:val="00372B72"/>
    <w:pPr>
      <w:keepNext/>
      <w:keepLines/>
      <w:numPr>
        <w:ilvl w:val="2"/>
        <w:numId w:val="19"/>
      </w:numPr>
      <w:spacing w:before="120" w:after="28" w:line="264" w:lineRule="auto"/>
      <w:outlineLvl w:val="2"/>
    </w:pPr>
    <w:rPr>
      <w:rFonts w:ascii="Arial" w:eastAsiaTheme="majorEastAsia" w:hAnsi="Arial" w:cstheme="majorBidi"/>
      <w:b/>
      <w:color w:val="4D4D4D"/>
      <w:sz w:val="20"/>
      <w:szCs w:val="20"/>
    </w:rPr>
  </w:style>
  <w:style w:type="paragraph" w:styleId="Heading4">
    <w:name w:val="heading 4"/>
    <w:next w:val="Normal"/>
    <w:link w:val="Heading4Char"/>
    <w:uiPriority w:val="9"/>
    <w:unhideWhenUsed/>
    <w:qFormat/>
    <w:rsid w:val="00372B72"/>
    <w:pPr>
      <w:keepNext/>
      <w:keepLines/>
      <w:numPr>
        <w:ilvl w:val="3"/>
        <w:numId w:val="19"/>
      </w:numPr>
      <w:spacing w:before="120" w:after="28" w:line="264" w:lineRule="auto"/>
      <w:outlineLvl w:val="3"/>
    </w:pPr>
    <w:rPr>
      <w:rFonts w:ascii="Arial" w:eastAsiaTheme="majorEastAsia" w:hAnsi="Arial" w:cstheme="majorBidi"/>
      <w:color w:val="4D4D4D"/>
      <w:sz w:val="20"/>
      <w:szCs w:val="20"/>
    </w:rPr>
  </w:style>
  <w:style w:type="paragraph" w:styleId="Heading5">
    <w:name w:val="heading 5"/>
    <w:basedOn w:val="Heading1"/>
    <w:next w:val="Normal"/>
    <w:link w:val="Heading5Char"/>
    <w:uiPriority w:val="9"/>
    <w:unhideWhenUsed/>
    <w:qFormat/>
    <w:rsid w:val="00A15FBE"/>
    <w:pPr>
      <w:numPr>
        <w:numId w:val="19"/>
      </w:numPr>
      <w:outlineLvl w:val="4"/>
    </w:pPr>
  </w:style>
  <w:style w:type="paragraph" w:styleId="Heading6">
    <w:name w:val="heading 6"/>
    <w:basedOn w:val="Normal"/>
    <w:next w:val="Normal"/>
    <w:link w:val="Heading6Char"/>
    <w:uiPriority w:val="9"/>
    <w:semiHidden/>
    <w:unhideWhenUsed/>
    <w:qFormat/>
    <w:rsid w:val="00BA490B"/>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A490B"/>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A490B"/>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A490B"/>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sTR">
    <w:name w:val="Tables_TR"/>
    <w:basedOn w:val="TableNormal"/>
    <w:uiPriority w:val="99"/>
    <w:rsid w:val="009F6AC1"/>
    <w:pPr>
      <w:spacing w:before="10" w:after="10" w:line="160" w:lineRule="exact"/>
    </w:pPr>
    <w:rPr>
      <w:rFonts w:ascii="Arial" w:hAnsi="Arial"/>
      <w:color w:val="58595B"/>
      <w:sz w:val="16"/>
      <w:szCs w:val="16"/>
    </w:rPr>
    <w:tblPr>
      <w:tblStyleRowBandSize w:val="1"/>
      <w:tblInd w:w="113" w:type="dxa"/>
      <w:tblBorders>
        <w:top w:val="single" w:sz="8" w:space="0" w:color="FF9100"/>
        <w:bottom w:val="single" w:sz="8" w:space="0" w:color="FF9100"/>
        <w:insideH w:val="single" w:sz="4" w:space="0" w:color="AFAFAF"/>
        <w:insideV w:val="single" w:sz="4" w:space="0" w:color="AFAFAF"/>
      </w:tblBorders>
      <w:tblCellMar>
        <w:top w:w="57" w:type="dxa"/>
        <w:bottom w:w="57" w:type="dxa"/>
      </w:tblCellMar>
    </w:tblPr>
    <w:trPr>
      <w:cantSplit/>
    </w:trPr>
    <w:tcPr>
      <w:tcMar>
        <w:top w:w="57" w:type="dxa"/>
        <w:bottom w:w="57" w:type="dxa"/>
      </w:tcMar>
      <w:vAlign w:val="center"/>
    </w:tcPr>
    <w:tblStylePr w:type="firstRow">
      <w:rPr>
        <w:rFonts w:ascii="Arial" w:hAnsi="Arial"/>
        <w:b w:val="0"/>
        <w:bCs w:val="0"/>
        <w:i w:val="0"/>
        <w:iCs w:val="0"/>
        <w:caps w:val="0"/>
        <w:smallCaps w:val="0"/>
        <w:strike w:val="0"/>
        <w:dstrike w:val="0"/>
        <w:vanish w:val="0"/>
        <w:color w:val="FFFFFF" w:themeColor="background1"/>
        <w:sz w:val="16"/>
        <w:szCs w:val="16"/>
        <w:vertAlign w:val="baseline"/>
      </w:rPr>
      <w:tblPr/>
      <w:tcPr>
        <w:tcBorders>
          <w:bottom w:val="single" w:sz="4" w:space="0" w:color="FF8000"/>
          <w:insideH w:val="nil"/>
          <w:insideV w:val="single" w:sz="4" w:space="0" w:color="FFFFFF" w:themeColor="background1"/>
        </w:tcBorders>
        <w:shd w:val="clear" w:color="auto" w:fill="FF8000"/>
      </w:tcPr>
    </w:tblStylePr>
    <w:tblStylePr w:type="lastRow">
      <w:tblPr/>
      <w:tcPr>
        <w:tcBorders>
          <w:bottom w:val="single" w:sz="4" w:space="0" w:color="FF8000"/>
        </w:tcBorders>
      </w:tcPr>
    </w:tblStylePr>
    <w:tblStylePr w:type="band1Horz">
      <w:pPr>
        <w:wordWrap/>
        <w:spacing w:beforeLines="0" w:before="20" w:beforeAutospacing="0" w:afterLines="20" w:after="20" w:afterAutospacing="0"/>
      </w:pPr>
    </w:tblStylePr>
    <w:tblStylePr w:type="band2Horz">
      <w:tblPr/>
      <w:trPr>
        <w:cantSplit w:val="0"/>
      </w:trPr>
      <w:tcPr>
        <w:tcMar>
          <w:top w:w="57" w:type="dxa"/>
          <w:left w:w="113" w:type="dxa"/>
          <w:bottom w:w="57" w:type="dxa"/>
          <w:right w:w="113" w:type="dxa"/>
        </w:tcMar>
      </w:tcPr>
    </w:tblStylePr>
  </w:style>
  <w:style w:type="paragraph" w:styleId="BalloonText">
    <w:name w:val="Balloon Text"/>
    <w:basedOn w:val="Normal"/>
    <w:link w:val="BalloonTextChar"/>
    <w:uiPriority w:val="99"/>
    <w:semiHidden/>
    <w:unhideWhenUsed/>
    <w:rsid w:val="00546B81"/>
    <w:rPr>
      <w:rFonts w:ascii="Lucida Grande" w:hAnsi="Lucida Grande" w:cs="Lucida Grande"/>
    </w:rPr>
  </w:style>
  <w:style w:type="character" w:customStyle="1" w:styleId="BalloonTextChar">
    <w:name w:val="Balloon Text Char"/>
    <w:basedOn w:val="DefaultParagraphFont"/>
    <w:link w:val="BalloonText"/>
    <w:uiPriority w:val="99"/>
    <w:semiHidden/>
    <w:rsid w:val="00546B81"/>
    <w:rPr>
      <w:rFonts w:ascii="Lucida Grande" w:hAnsi="Lucida Grande" w:cs="Lucida Grande"/>
      <w:sz w:val="18"/>
      <w:szCs w:val="18"/>
    </w:rPr>
  </w:style>
  <w:style w:type="table" w:customStyle="1" w:styleId="TRTable">
    <w:name w:val="TR_Table"/>
    <w:basedOn w:val="TableGrid"/>
    <w:uiPriority w:val="99"/>
    <w:rsid w:val="00F25CD3"/>
    <w:pPr>
      <w:spacing w:before="10" w:after="10"/>
    </w:pPr>
    <w:rPr>
      <w:rFonts w:ascii="Arial" w:hAnsi="Arial"/>
      <w:color w:val="4D4D4D"/>
      <w:sz w:val="18"/>
      <w:szCs w:val="18"/>
      <w:lang w:val="en-GB" w:eastAsia="en-IN"/>
    </w:rPr>
    <w:tblPr>
      <w:tblStyleColBandSize w:val="1"/>
      <w:tblCellSpacing w:w="56" w:type="dxa"/>
      <w:tblBorders>
        <w:top w:val="none" w:sz="0" w:space="0" w:color="auto"/>
        <w:left w:val="none" w:sz="0" w:space="0" w:color="auto"/>
        <w:bottom w:val="none" w:sz="0" w:space="0" w:color="auto"/>
        <w:right w:val="none" w:sz="0" w:space="0" w:color="auto"/>
        <w:insideH w:val="single" w:sz="4" w:space="0" w:color="AFAFAF"/>
        <w:insideV w:val="none" w:sz="0" w:space="0" w:color="auto"/>
      </w:tblBorders>
      <w:tblCellMar>
        <w:left w:w="0" w:type="dxa"/>
        <w:right w:w="0" w:type="dxa"/>
      </w:tblCellMar>
    </w:tblPr>
    <w:trPr>
      <w:tblHeader/>
      <w:tblCellSpacing w:w="56" w:type="dxa"/>
    </w:trPr>
    <w:tcPr>
      <w:tcMar>
        <w:top w:w="28" w:type="dxa"/>
        <w:left w:w="0" w:type="dxa"/>
        <w:bottom w:w="28" w:type="dxa"/>
        <w:right w:w="0" w:type="dxa"/>
      </w:tcMar>
    </w:tcPr>
    <w:tblStylePr w:type="firstRow">
      <w:pPr>
        <w:wordWrap/>
        <w:spacing w:beforeLines="0" w:before="10" w:beforeAutospacing="0" w:afterLines="0" w:after="10" w:afterAutospacing="0" w:line="240" w:lineRule="auto"/>
      </w:pPr>
      <w:rPr>
        <w:rFonts w:ascii="Arial" w:hAnsi="Arial"/>
        <w:b w:val="0"/>
        <w:bCs w:val="0"/>
        <w:i w:val="0"/>
        <w:iCs w:val="0"/>
        <w:color w:val="4D4D4D"/>
        <w:sz w:val="18"/>
        <w:szCs w:val="18"/>
      </w:rPr>
    </w:tblStylePr>
  </w:style>
  <w:style w:type="table" w:styleId="TableGrid">
    <w:name w:val="Table Grid"/>
    <w:basedOn w:val="TableNormal"/>
    <w:uiPriority w:val="59"/>
    <w:rsid w:val="00F25C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link w:val="HeaderChar"/>
    <w:uiPriority w:val="99"/>
    <w:unhideWhenUsed/>
    <w:rsid w:val="00C95002"/>
    <w:pPr>
      <w:tabs>
        <w:tab w:val="center" w:pos="4320"/>
        <w:tab w:val="right" w:pos="8640"/>
      </w:tabs>
      <w:spacing w:line="264" w:lineRule="auto"/>
      <w:jc w:val="right"/>
    </w:pPr>
    <w:rPr>
      <w:rFonts w:ascii="Arial" w:hAnsi="Arial"/>
      <w:color w:val="4D4D4D"/>
      <w:sz w:val="16"/>
      <w:szCs w:val="16"/>
    </w:rPr>
  </w:style>
  <w:style w:type="character" w:customStyle="1" w:styleId="HeaderChar">
    <w:name w:val="Header Char"/>
    <w:basedOn w:val="DefaultParagraphFont"/>
    <w:link w:val="Header"/>
    <w:uiPriority w:val="99"/>
    <w:rsid w:val="00C95002"/>
    <w:rPr>
      <w:rFonts w:ascii="Arial" w:hAnsi="Arial"/>
      <w:color w:val="4D4D4D"/>
      <w:sz w:val="16"/>
      <w:szCs w:val="16"/>
    </w:rPr>
  </w:style>
  <w:style w:type="paragraph" w:styleId="Footer">
    <w:name w:val="footer"/>
    <w:link w:val="FooterChar"/>
    <w:uiPriority w:val="99"/>
    <w:unhideWhenUsed/>
    <w:rsid w:val="00C95002"/>
    <w:pPr>
      <w:tabs>
        <w:tab w:val="center" w:pos="4320"/>
        <w:tab w:val="right" w:pos="8640"/>
      </w:tabs>
      <w:spacing w:line="264" w:lineRule="auto"/>
    </w:pPr>
    <w:rPr>
      <w:rFonts w:ascii="Arial" w:hAnsi="Arial"/>
      <w:color w:val="4D4D4D"/>
      <w:sz w:val="16"/>
      <w:szCs w:val="16"/>
    </w:rPr>
  </w:style>
  <w:style w:type="character" w:customStyle="1" w:styleId="FooterChar">
    <w:name w:val="Footer Char"/>
    <w:basedOn w:val="DefaultParagraphFont"/>
    <w:link w:val="Footer"/>
    <w:uiPriority w:val="99"/>
    <w:rsid w:val="00C95002"/>
    <w:rPr>
      <w:rFonts w:ascii="Arial" w:hAnsi="Arial"/>
      <w:color w:val="4D4D4D"/>
      <w:sz w:val="16"/>
      <w:szCs w:val="16"/>
    </w:rPr>
  </w:style>
  <w:style w:type="paragraph" w:styleId="Title">
    <w:name w:val="Title"/>
    <w:next w:val="Normal"/>
    <w:link w:val="TitleChar"/>
    <w:uiPriority w:val="10"/>
    <w:qFormat/>
    <w:rsid w:val="00C95002"/>
    <w:rPr>
      <w:rFonts w:ascii="Arial" w:eastAsiaTheme="majorEastAsia" w:hAnsi="Arial" w:cstheme="majorBidi"/>
      <w:color w:val="4D4D4D"/>
      <w:spacing w:val="5"/>
      <w:kern w:val="28"/>
      <w:sz w:val="72"/>
      <w:szCs w:val="72"/>
    </w:rPr>
  </w:style>
  <w:style w:type="character" w:customStyle="1" w:styleId="TitleChar">
    <w:name w:val="Title Char"/>
    <w:basedOn w:val="DefaultParagraphFont"/>
    <w:link w:val="Title"/>
    <w:uiPriority w:val="10"/>
    <w:rsid w:val="00C95002"/>
    <w:rPr>
      <w:rFonts w:ascii="Arial" w:eastAsiaTheme="majorEastAsia" w:hAnsi="Arial" w:cstheme="majorBidi"/>
      <w:color w:val="4D4D4D"/>
      <w:spacing w:val="5"/>
      <w:kern w:val="28"/>
      <w:sz w:val="72"/>
      <w:szCs w:val="72"/>
    </w:rPr>
  </w:style>
  <w:style w:type="paragraph" w:styleId="Subtitle">
    <w:name w:val="Subtitle"/>
    <w:next w:val="Normal"/>
    <w:link w:val="SubtitleChar"/>
    <w:uiPriority w:val="11"/>
    <w:qFormat/>
    <w:rsid w:val="00C95002"/>
    <w:pPr>
      <w:numPr>
        <w:ilvl w:val="1"/>
      </w:numPr>
      <w:spacing w:after="240" w:line="264" w:lineRule="auto"/>
    </w:pPr>
    <w:rPr>
      <w:rFonts w:ascii="Arial" w:eastAsiaTheme="majorEastAsia" w:hAnsi="Arial" w:cstheme="majorBidi"/>
      <w:color w:val="FF8000"/>
      <w:sz w:val="36"/>
      <w:szCs w:val="36"/>
    </w:rPr>
  </w:style>
  <w:style w:type="character" w:customStyle="1" w:styleId="SubtitleChar">
    <w:name w:val="Subtitle Char"/>
    <w:basedOn w:val="DefaultParagraphFont"/>
    <w:link w:val="Subtitle"/>
    <w:uiPriority w:val="11"/>
    <w:rsid w:val="00C95002"/>
    <w:rPr>
      <w:rFonts w:ascii="Arial" w:eastAsiaTheme="majorEastAsia" w:hAnsi="Arial" w:cstheme="majorBidi"/>
      <w:color w:val="FF8000"/>
      <w:sz w:val="36"/>
      <w:szCs w:val="36"/>
    </w:rPr>
  </w:style>
  <w:style w:type="paragraph" w:customStyle="1" w:styleId="IntroPara">
    <w:name w:val="Intro Para"/>
    <w:qFormat/>
    <w:rsid w:val="00C95002"/>
    <w:pPr>
      <w:tabs>
        <w:tab w:val="left" w:pos="3632"/>
      </w:tabs>
      <w:spacing w:after="120" w:line="264" w:lineRule="auto"/>
    </w:pPr>
    <w:rPr>
      <w:rFonts w:ascii="Arial" w:hAnsi="Arial"/>
      <w:color w:val="4D4D4D"/>
      <w:sz w:val="28"/>
      <w:szCs w:val="28"/>
    </w:rPr>
  </w:style>
  <w:style w:type="character" w:styleId="PageNumber">
    <w:name w:val="page number"/>
    <w:basedOn w:val="DefaultParagraphFont"/>
    <w:uiPriority w:val="99"/>
    <w:unhideWhenUsed/>
    <w:rsid w:val="00C95002"/>
    <w:rPr>
      <w:rFonts w:ascii="Arial" w:hAnsi="Arial"/>
      <w:b w:val="0"/>
      <w:bCs w:val="0"/>
      <w:i w:val="0"/>
      <w:iCs w:val="0"/>
      <w:color w:val="4D4D4D"/>
      <w:sz w:val="16"/>
      <w:szCs w:val="16"/>
    </w:rPr>
  </w:style>
  <w:style w:type="paragraph" w:customStyle="1" w:styleId="PlainHeading">
    <w:name w:val="Plain Heading"/>
    <w:qFormat/>
    <w:rsid w:val="00C95002"/>
    <w:pPr>
      <w:tabs>
        <w:tab w:val="left" w:pos="3632"/>
      </w:tabs>
      <w:spacing w:after="240" w:line="264" w:lineRule="auto"/>
    </w:pPr>
    <w:rPr>
      <w:rFonts w:ascii="Arial" w:hAnsi="Arial"/>
      <w:color w:val="FF8000"/>
      <w:sz w:val="36"/>
      <w:szCs w:val="36"/>
    </w:rPr>
  </w:style>
  <w:style w:type="character" w:customStyle="1" w:styleId="Heading1Char">
    <w:name w:val="Heading 1 Char"/>
    <w:basedOn w:val="DefaultParagraphFont"/>
    <w:link w:val="Heading1"/>
    <w:uiPriority w:val="9"/>
    <w:rsid w:val="00372B72"/>
    <w:rPr>
      <w:rFonts w:ascii="Arial" w:eastAsiaTheme="majorEastAsia" w:hAnsi="Arial" w:cstheme="majorBidi"/>
      <w:color w:val="FF8000"/>
      <w:sz w:val="36"/>
      <w:szCs w:val="36"/>
    </w:rPr>
  </w:style>
  <w:style w:type="character" w:customStyle="1" w:styleId="Heading2Char">
    <w:name w:val="Heading 2 Char"/>
    <w:basedOn w:val="DefaultParagraphFont"/>
    <w:link w:val="Heading2"/>
    <w:uiPriority w:val="9"/>
    <w:rsid w:val="00372B72"/>
    <w:rPr>
      <w:rFonts w:ascii="Arial" w:eastAsiaTheme="majorEastAsia" w:hAnsi="Arial" w:cstheme="majorBidi"/>
      <w:b/>
      <w:caps/>
      <w:color w:val="FF8000"/>
      <w:sz w:val="20"/>
      <w:szCs w:val="20"/>
    </w:rPr>
  </w:style>
  <w:style w:type="character" w:customStyle="1" w:styleId="Heading3Char">
    <w:name w:val="Heading 3 Char"/>
    <w:basedOn w:val="DefaultParagraphFont"/>
    <w:link w:val="Heading3"/>
    <w:uiPriority w:val="9"/>
    <w:rsid w:val="00372B72"/>
    <w:rPr>
      <w:rFonts w:ascii="Arial" w:eastAsiaTheme="majorEastAsia" w:hAnsi="Arial" w:cstheme="majorBidi"/>
      <w:b/>
      <w:color w:val="4D4D4D"/>
      <w:sz w:val="20"/>
      <w:szCs w:val="20"/>
    </w:rPr>
  </w:style>
  <w:style w:type="character" w:customStyle="1" w:styleId="Heading4Char">
    <w:name w:val="Heading 4 Char"/>
    <w:basedOn w:val="DefaultParagraphFont"/>
    <w:link w:val="Heading4"/>
    <w:uiPriority w:val="9"/>
    <w:rsid w:val="00372B72"/>
    <w:rPr>
      <w:rFonts w:ascii="Arial" w:eastAsiaTheme="majorEastAsia" w:hAnsi="Arial" w:cstheme="majorBidi"/>
      <w:color w:val="4D4D4D"/>
      <w:sz w:val="20"/>
      <w:szCs w:val="20"/>
    </w:rPr>
  </w:style>
  <w:style w:type="paragraph" w:styleId="ListBullet">
    <w:name w:val="List Bullet"/>
    <w:basedOn w:val="Normal"/>
    <w:uiPriority w:val="99"/>
    <w:unhideWhenUsed/>
    <w:rsid w:val="00E41DC0"/>
    <w:pPr>
      <w:numPr>
        <w:numId w:val="1"/>
      </w:numPr>
      <w:ind w:left="227" w:hanging="227"/>
      <w:contextualSpacing/>
    </w:pPr>
  </w:style>
  <w:style w:type="paragraph" w:styleId="ListBullet2">
    <w:name w:val="List Bullet 2"/>
    <w:basedOn w:val="Normal"/>
    <w:uiPriority w:val="99"/>
    <w:unhideWhenUsed/>
    <w:rsid w:val="00E41DC0"/>
    <w:pPr>
      <w:numPr>
        <w:numId w:val="2"/>
      </w:numPr>
      <w:ind w:left="454" w:hanging="227"/>
      <w:contextualSpacing/>
    </w:pPr>
  </w:style>
  <w:style w:type="paragraph" w:styleId="ListNumber">
    <w:name w:val="List Number"/>
    <w:basedOn w:val="Normal"/>
    <w:uiPriority w:val="99"/>
    <w:unhideWhenUsed/>
    <w:rsid w:val="00E41DC0"/>
    <w:pPr>
      <w:numPr>
        <w:numId w:val="6"/>
      </w:numPr>
      <w:ind w:left="227" w:hanging="227"/>
      <w:contextualSpacing/>
    </w:pPr>
  </w:style>
  <w:style w:type="paragraph" w:styleId="ListNumber2">
    <w:name w:val="List Number 2"/>
    <w:basedOn w:val="Normal"/>
    <w:uiPriority w:val="99"/>
    <w:unhideWhenUsed/>
    <w:rsid w:val="00E41DC0"/>
    <w:pPr>
      <w:numPr>
        <w:numId w:val="12"/>
      </w:numPr>
      <w:contextualSpacing/>
    </w:pPr>
  </w:style>
  <w:style w:type="character" w:customStyle="1" w:styleId="Heading5Char">
    <w:name w:val="Heading 5 Char"/>
    <w:basedOn w:val="DefaultParagraphFont"/>
    <w:link w:val="Heading5"/>
    <w:uiPriority w:val="9"/>
    <w:rsid w:val="00A15FBE"/>
    <w:rPr>
      <w:rFonts w:ascii="Arial" w:eastAsiaTheme="majorEastAsia" w:hAnsi="Arial" w:cstheme="majorBidi"/>
      <w:color w:val="FF8000"/>
      <w:sz w:val="36"/>
      <w:szCs w:val="36"/>
    </w:rPr>
  </w:style>
  <w:style w:type="character" w:customStyle="1" w:styleId="Heading6Char">
    <w:name w:val="Heading 6 Char"/>
    <w:basedOn w:val="DefaultParagraphFont"/>
    <w:link w:val="Heading6"/>
    <w:uiPriority w:val="9"/>
    <w:semiHidden/>
    <w:rsid w:val="00BA490B"/>
    <w:rPr>
      <w:rFonts w:asciiTheme="majorHAnsi" w:eastAsiaTheme="majorEastAsia" w:hAnsiTheme="majorHAnsi" w:cstheme="majorBidi"/>
      <w:i/>
      <w:iCs/>
      <w:color w:val="243F60" w:themeColor="accent1" w:themeShade="7F"/>
      <w:sz w:val="18"/>
      <w:szCs w:val="18"/>
    </w:rPr>
  </w:style>
  <w:style w:type="character" w:customStyle="1" w:styleId="Heading7Char">
    <w:name w:val="Heading 7 Char"/>
    <w:basedOn w:val="DefaultParagraphFont"/>
    <w:link w:val="Heading7"/>
    <w:uiPriority w:val="9"/>
    <w:semiHidden/>
    <w:rsid w:val="00BA490B"/>
    <w:rPr>
      <w:rFonts w:asciiTheme="majorHAnsi" w:eastAsiaTheme="majorEastAsia" w:hAnsiTheme="majorHAnsi" w:cstheme="majorBidi"/>
      <w:i/>
      <w:iCs/>
      <w:color w:val="404040" w:themeColor="text1" w:themeTint="BF"/>
      <w:sz w:val="18"/>
      <w:szCs w:val="18"/>
    </w:rPr>
  </w:style>
  <w:style w:type="character" w:customStyle="1" w:styleId="Heading8Char">
    <w:name w:val="Heading 8 Char"/>
    <w:basedOn w:val="DefaultParagraphFont"/>
    <w:link w:val="Heading8"/>
    <w:uiPriority w:val="9"/>
    <w:semiHidden/>
    <w:rsid w:val="00BA490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A490B"/>
    <w:rPr>
      <w:rFonts w:asciiTheme="majorHAnsi" w:eastAsiaTheme="majorEastAsia" w:hAnsiTheme="majorHAnsi" w:cstheme="majorBidi"/>
      <w:i/>
      <w:iCs/>
      <w:color w:val="404040" w:themeColor="text1" w:themeTint="BF"/>
      <w:sz w:val="20"/>
      <w:szCs w:val="20"/>
    </w:rPr>
  </w:style>
  <w:style w:type="paragraph" w:styleId="BlockText">
    <w:name w:val="Block Text"/>
    <w:aliases w:val="Note"/>
    <w:unhideWhenUsed/>
    <w:rsid w:val="008F3035"/>
    <w:pPr>
      <w:pBdr>
        <w:top w:val="single" w:sz="4" w:space="7" w:color="FF8000"/>
        <w:bottom w:val="single" w:sz="4" w:space="8" w:color="FF8000"/>
      </w:pBdr>
      <w:spacing w:line="288" w:lineRule="auto"/>
    </w:pPr>
    <w:rPr>
      <w:rFonts w:ascii="Arial" w:hAnsi="Arial"/>
      <w:color w:val="4D4D4D"/>
      <w:sz w:val="16"/>
      <w:szCs w:val="16"/>
    </w:rPr>
  </w:style>
  <w:style w:type="character" w:customStyle="1" w:styleId="NoteBodyHeading">
    <w:name w:val="Note Body Heading"/>
    <w:basedOn w:val="DefaultParagraphFont"/>
    <w:uiPriority w:val="1"/>
    <w:qFormat/>
    <w:rsid w:val="008F3035"/>
    <w:rPr>
      <w:rFonts w:ascii="Arial" w:hAnsi="Arial"/>
      <w:b/>
      <w:bCs w:val="0"/>
      <w:i w:val="0"/>
      <w:iCs w:val="0"/>
      <w:caps/>
      <w:smallCaps w:val="0"/>
      <w:color w:val="FF8000"/>
      <w:sz w:val="16"/>
      <w:szCs w:val="16"/>
    </w:rPr>
  </w:style>
  <w:style w:type="paragraph" w:customStyle="1" w:styleId="TableText">
    <w:name w:val="Table Text"/>
    <w:qFormat/>
    <w:rsid w:val="0051446D"/>
    <w:rPr>
      <w:rFonts w:ascii="Arial" w:hAnsi="Arial"/>
      <w:color w:val="4D4D4D"/>
      <w:sz w:val="16"/>
      <w:szCs w:val="16"/>
    </w:rPr>
  </w:style>
  <w:style w:type="paragraph" w:styleId="TOC2">
    <w:name w:val="toc 2"/>
    <w:next w:val="Normal"/>
    <w:autoRedefine/>
    <w:uiPriority w:val="39"/>
    <w:unhideWhenUsed/>
    <w:rsid w:val="00EA09FC"/>
    <w:pPr>
      <w:spacing w:after="100" w:line="264" w:lineRule="auto"/>
      <w:ind w:left="227"/>
    </w:pPr>
    <w:rPr>
      <w:rFonts w:ascii="Arial" w:hAnsi="Arial"/>
      <w:color w:val="4D4D4D"/>
      <w:sz w:val="20"/>
      <w:szCs w:val="20"/>
    </w:rPr>
  </w:style>
  <w:style w:type="paragraph" w:styleId="TOC1">
    <w:name w:val="toc 1"/>
    <w:next w:val="Normal"/>
    <w:autoRedefine/>
    <w:uiPriority w:val="39"/>
    <w:unhideWhenUsed/>
    <w:rsid w:val="00EA09FC"/>
    <w:pPr>
      <w:spacing w:after="100" w:line="264" w:lineRule="auto"/>
    </w:pPr>
    <w:rPr>
      <w:rFonts w:ascii="Arial" w:hAnsi="Arial"/>
      <w:color w:val="4D4D4D"/>
      <w:sz w:val="20"/>
      <w:szCs w:val="20"/>
    </w:rPr>
  </w:style>
  <w:style w:type="paragraph" w:styleId="TOC3">
    <w:name w:val="toc 3"/>
    <w:basedOn w:val="Normal"/>
    <w:next w:val="Normal"/>
    <w:autoRedefine/>
    <w:uiPriority w:val="39"/>
    <w:unhideWhenUsed/>
    <w:rsid w:val="009139BD"/>
    <w:pPr>
      <w:tabs>
        <w:tab w:val="clear" w:pos="227"/>
        <w:tab w:val="clear" w:pos="454"/>
        <w:tab w:val="clear" w:pos="680"/>
      </w:tabs>
    </w:pPr>
  </w:style>
  <w:style w:type="paragraph" w:styleId="TOC4">
    <w:name w:val="toc 4"/>
    <w:basedOn w:val="Normal"/>
    <w:next w:val="Normal"/>
    <w:autoRedefine/>
    <w:uiPriority w:val="39"/>
    <w:unhideWhenUsed/>
    <w:rsid w:val="009139BD"/>
    <w:pPr>
      <w:tabs>
        <w:tab w:val="clear" w:pos="227"/>
        <w:tab w:val="clear" w:pos="454"/>
        <w:tab w:val="clear" w:pos="680"/>
      </w:tabs>
      <w:ind w:left="540"/>
    </w:pPr>
  </w:style>
  <w:style w:type="paragraph" w:styleId="TOC5">
    <w:name w:val="toc 5"/>
    <w:basedOn w:val="Normal"/>
    <w:next w:val="Normal"/>
    <w:autoRedefine/>
    <w:uiPriority w:val="39"/>
    <w:unhideWhenUsed/>
    <w:rsid w:val="009139BD"/>
    <w:pPr>
      <w:tabs>
        <w:tab w:val="clear" w:pos="227"/>
        <w:tab w:val="clear" w:pos="454"/>
        <w:tab w:val="clear" w:pos="680"/>
      </w:tabs>
      <w:ind w:left="720"/>
    </w:pPr>
  </w:style>
  <w:style w:type="paragraph" w:styleId="TOC6">
    <w:name w:val="toc 6"/>
    <w:basedOn w:val="Normal"/>
    <w:next w:val="Normal"/>
    <w:autoRedefine/>
    <w:uiPriority w:val="39"/>
    <w:unhideWhenUsed/>
    <w:rsid w:val="009139BD"/>
    <w:pPr>
      <w:tabs>
        <w:tab w:val="clear" w:pos="227"/>
        <w:tab w:val="clear" w:pos="454"/>
        <w:tab w:val="clear" w:pos="680"/>
      </w:tabs>
      <w:ind w:left="900"/>
    </w:pPr>
  </w:style>
  <w:style w:type="paragraph" w:styleId="TOC7">
    <w:name w:val="toc 7"/>
    <w:basedOn w:val="Normal"/>
    <w:next w:val="Normal"/>
    <w:autoRedefine/>
    <w:uiPriority w:val="39"/>
    <w:unhideWhenUsed/>
    <w:rsid w:val="009139BD"/>
    <w:pPr>
      <w:tabs>
        <w:tab w:val="clear" w:pos="227"/>
        <w:tab w:val="clear" w:pos="454"/>
        <w:tab w:val="clear" w:pos="680"/>
      </w:tabs>
      <w:ind w:left="1080"/>
    </w:pPr>
  </w:style>
  <w:style w:type="paragraph" w:styleId="TOC8">
    <w:name w:val="toc 8"/>
    <w:basedOn w:val="Normal"/>
    <w:next w:val="Normal"/>
    <w:autoRedefine/>
    <w:uiPriority w:val="39"/>
    <w:unhideWhenUsed/>
    <w:rsid w:val="009139BD"/>
    <w:pPr>
      <w:tabs>
        <w:tab w:val="clear" w:pos="227"/>
        <w:tab w:val="clear" w:pos="454"/>
        <w:tab w:val="clear" w:pos="680"/>
      </w:tabs>
      <w:ind w:left="1260"/>
    </w:pPr>
  </w:style>
  <w:style w:type="paragraph" w:styleId="TOC9">
    <w:name w:val="toc 9"/>
    <w:basedOn w:val="Normal"/>
    <w:next w:val="Normal"/>
    <w:autoRedefine/>
    <w:uiPriority w:val="39"/>
    <w:unhideWhenUsed/>
    <w:rsid w:val="009139BD"/>
    <w:pPr>
      <w:tabs>
        <w:tab w:val="clear" w:pos="227"/>
        <w:tab w:val="clear" w:pos="454"/>
        <w:tab w:val="clear" w:pos="680"/>
      </w:tabs>
      <w:ind w:left="1440"/>
    </w:pPr>
  </w:style>
  <w:style w:type="character" w:styleId="PlaceholderText">
    <w:name w:val="Placeholder Text"/>
    <w:basedOn w:val="DefaultParagraphFont"/>
    <w:uiPriority w:val="99"/>
    <w:semiHidden/>
    <w:rsid w:val="00DC7F79"/>
    <w:rPr>
      <w:color w:val="808080"/>
    </w:rPr>
  </w:style>
  <w:style w:type="paragraph" w:styleId="ListParagraph">
    <w:name w:val="List Paragraph"/>
    <w:basedOn w:val="Normal"/>
    <w:uiPriority w:val="34"/>
    <w:qFormat/>
    <w:rsid w:val="001B36B5"/>
    <w:pPr>
      <w:tabs>
        <w:tab w:val="clear" w:pos="227"/>
        <w:tab w:val="clear" w:pos="454"/>
        <w:tab w:val="clear" w:pos="680"/>
      </w:tabs>
      <w:ind w:left="0"/>
      <w:contextualSpacing/>
    </w:pPr>
  </w:style>
  <w:style w:type="character" w:styleId="Hyperlink">
    <w:name w:val="Hyperlink"/>
    <w:basedOn w:val="DefaultParagraphFont"/>
    <w:uiPriority w:val="99"/>
    <w:unhideWhenUsed/>
    <w:rsid w:val="00AE5592"/>
    <w:rPr>
      <w:color w:val="0000FF" w:themeColor="hyperlink"/>
      <w:u w:val="single"/>
    </w:rPr>
  </w:style>
  <w:style w:type="character" w:styleId="UnresolvedMention">
    <w:name w:val="Unresolved Mention"/>
    <w:basedOn w:val="DefaultParagraphFont"/>
    <w:uiPriority w:val="99"/>
    <w:semiHidden/>
    <w:unhideWhenUsed/>
    <w:rsid w:val="00AE5592"/>
    <w:rPr>
      <w:color w:val="605E5C"/>
      <w:shd w:val="clear" w:color="auto" w:fill="E1DFDD"/>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Arial" w:hAnsi="Arial"/>
      <w:color w:val="4D4D4D"/>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777ACC"/>
    <w:rPr>
      <w:b/>
      <w:bCs/>
    </w:rPr>
  </w:style>
  <w:style w:type="character" w:customStyle="1" w:styleId="CommentSubjectChar">
    <w:name w:val="Comment Subject Char"/>
    <w:basedOn w:val="CommentTextChar"/>
    <w:link w:val="CommentSubject"/>
    <w:uiPriority w:val="99"/>
    <w:semiHidden/>
    <w:rsid w:val="00777ACC"/>
    <w:rPr>
      <w:rFonts w:ascii="Arial" w:hAnsi="Arial"/>
      <w:b/>
      <w:bCs/>
      <w:color w:val="4D4D4D"/>
      <w:sz w:val="20"/>
      <w:szCs w:val="20"/>
    </w:rPr>
  </w:style>
  <w:style w:type="character" w:styleId="FollowedHyperlink">
    <w:name w:val="FollowedHyperlink"/>
    <w:basedOn w:val="DefaultParagraphFont"/>
    <w:uiPriority w:val="99"/>
    <w:semiHidden/>
    <w:unhideWhenUsed/>
    <w:rsid w:val="00B94095"/>
    <w:rPr>
      <w:color w:val="800080" w:themeColor="followedHyperlink"/>
      <w:u w:val="single"/>
    </w:rPr>
  </w:style>
  <w:style w:type="paragraph" w:styleId="BodyText">
    <w:name w:val="Body Text"/>
    <w:basedOn w:val="Normal"/>
    <w:link w:val="BodyTextChar"/>
    <w:rsid w:val="00511CD6"/>
    <w:pPr>
      <w:tabs>
        <w:tab w:val="clear" w:pos="227"/>
        <w:tab w:val="clear" w:pos="454"/>
        <w:tab w:val="clear" w:pos="680"/>
      </w:tabs>
      <w:spacing w:before="120" w:after="0" w:line="240" w:lineRule="atLeast"/>
      <w:ind w:left="0"/>
    </w:pPr>
    <w:rPr>
      <w:rFonts w:eastAsia="PMingLiU" w:cs="Times New Roman"/>
      <w:color w:val="666666"/>
      <w:sz w:val="20"/>
      <w:szCs w:val="24"/>
      <w:lang w:val="en-GB" w:eastAsia="en-GB"/>
    </w:rPr>
  </w:style>
  <w:style w:type="character" w:customStyle="1" w:styleId="BodyTextChar">
    <w:name w:val="Body Text Char"/>
    <w:basedOn w:val="DefaultParagraphFont"/>
    <w:link w:val="BodyText"/>
    <w:rsid w:val="00511CD6"/>
    <w:rPr>
      <w:rFonts w:ascii="Arial" w:eastAsia="PMingLiU" w:hAnsi="Arial" w:cs="Times New Roman"/>
      <w:color w:val="666666"/>
      <w:sz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oter" Target="footer5.xml"/><Relationship Id="rId68" Type="http://schemas.microsoft.com/office/2018/08/relationships/commentsExtensible" Target="commentsExtensi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image" Target="media/image43.png"/><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hyperlink" Target="https://www.adlibsoftware.com/support/documentation/adlibpdfenterprise/6.0/en/adlib_help.ht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hyperlink" Target="http://localhost:51050/Adlib/UI/Adlib.UI.html" TargetMode="External"/><Relationship Id="rId54" Type="http://schemas.openxmlformats.org/officeDocument/2006/relationships/image" Target="media/image36.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2.png"/><Relationship Id="rId39" Type="http://schemas.openxmlformats.org/officeDocument/2006/relationships/hyperlink" Target="http://localhost:51050/Adlib/JobManagementService/JobManagementService.svc?wsdl"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m\Downloads\Template_Long-Doc_ORANGE_US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0996625B5094F988B0FE42CA4A01CC8"/>
        <w:category>
          <w:name w:val="General"/>
          <w:gallery w:val="placeholder"/>
        </w:category>
        <w:types>
          <w:type w:val="bbPlcHdr"/>
        </w:types>
        <w:behaviors>
          <w:behavior w:val="content"/>
        </w:behaviors>
        <w:guid w:val="{3680681F-3422-4D7C-981F-6B52382F179E}"/>
      </w:docPartPr>
      <w:docPartBody>
        <w:p w:rsidR="00FC57CA" w:rsidRDefault="002D3784">
          <w:r w:rsidRPr="00F3100D">
            <w:rPr>
              <w:rStyle w:val="PlaceholderText"/>
            </w:rPr>
            <w:t>[Title]</w:t>
          </w:r>
        </w:p>
      </w:docPartBody>
    </w:docPart>
    <w:docPart>
      <w:docPartPr>
        <w:name w:val="8214C82729F944D0B8566F6E70E29E9A"/>
        <w:category>
          <w:name w:val="General"/>
          <w:gallery w:val="placeholder"/>
        </w:category>
        <w:types>
          <w:type w:val="bbPlcHdr"/>
        </w:types>
        <w:behaviors>
          <w:behavior w:val="content"/>
        </w:behaviors>
        <w:guid w:val="{350EDCAA-E4C8-4469-BD3C-BA2D4F19D352}"/>
      </w:docPartPr>
      <w:docPartBody>
        <w:p w:rsidR="00FC57CA" w:rsidRDefault="002D3784">
          <w:r w:rsidRPr="00F3100D">
            <w:rPr>
              <w:rStyle w:val="PlaceholderText"/>
            </w:rPr>
            <w:t>[Title]</w:t>
          </w:r>
        </w:p>
      </w:docPartBody>
    </w:docPart>
    <w:docPart>
      <w:docPartPr>
        <w:name w:val="5C150E255E8C4559B17C3DCCACE45925"/>
        <w:category>
          <w:name w:val="General"/>
          <w:gallery w:val="placeholder"/>
        </w:category>
        <w:types>
          <w:type w:val="bbPlcHdr"/>
        </w:types>
        <w:behaviors>
          <w:behavior w:val="content"/>
        </w:behaviors>
        <w:guid w:val="{43204F47-5A28-4AFB-847A-2FA647014AE4}"/>
      </w:docPartPr>
      <w:docPartBody>
        <w:p w:rsidR="00FC57CA" w:rsidRDefault="002D3784">
          <w:r w:rsidRPr="00F3100D">
            <w:rPr>
              <w:rStyle w:val="PlaceholderText"/>
            </w:rPr>
            <w:t>[Title]</w:t>
          </w:r>
        </w:p>
      </w:docPartBody>
    </w:docPart>
    <w:docPart>
      <w:docPartPr>
        <w:name w:val="1069BDCB043F446FAF2685F3CCB0D5B5"/>
        <w:category>
          <w:name w:val="General"/>
          <w:gallery w:val="placeholder"/>
        </w:category>
        <w:types>
          <w:type w:val="bbPlcHdr"/>
        </w:types>
        <w:behaviors>
          <w:behavior w:val="content"/>
        </w:behaviors>
        <w:guid w:val="{7F4AC047-9F0D-4C89-AA69-CB236751037C}"/>
      </w:docPartPr>
      <w:docPartBody>
        <w:p w:rsidR="00F437F7" w:rsidRDefault="002D3784">
          <w:pPr>
            <w:pStyle w:val="1069BDCB043F446FAF2685F3CCB0D5B5"/>
          </w:pPr>
          <w:r w:rsidRPr="00F3100D">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auto"/>
    <w:pitch w:val="variable"/>
    <w:sig w:usb0="E1000AEF" w:usb1="5000A1FF" w:usb2="00000000" w:usb3="00000000" w:csb0="000001BF" w:csb1="00000000"/>
  </w:font>
  <w:font w:name="PMingLiU">
    <w:altName w:val="新細明體"/>
    <w:panose1 w:val="02010601000101010101"/>
    <w:charset w:val="88"/>
    <w:family w:val="roman"/>
    <w:pitch w:val="variable"/>
    <w:sig w:usb0="A00002FF" w:usb1="28CFFCFA" w:usb2="00000016" w:usb3="00000000" w:csb0="00100001"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784"/>
    <w:rsid w:val="0026780E"/>
    <w:rsid w:val="002D3784"/>
    <w:rsid w:val="00460755"/>
    <w:rsid w:val="00482F86"/>
    <w:rsid w:val="006A587A"/>
    <w:rsid w:val="00B12104"/>
    <w:rsid w:val="00B206E0"/>
    <w:rsid w:val="00F437F7"/>
    <w:rsid w:val="00FC57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D3784"/>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3784"/>
    <w:rPr>
      <w:color w:val="808080"/>
    </w:rPr>
  </w:style>
  <w:style w:type="paragraph" w:customStyle="1" w:styleId="F9485B97B18C4C57AD1DCA4E502ABE72">
    <w:name w:val="F9485B97B18C4C57AD1DCA4E502ABE72"/>
  </w:style>
  <w:style w:type="paragraph" w:customStyle="1" w:styleId="1069BDCB043F446FAF2685F3CCB0D5B5">
    <w:name w:val="1069BDCB043F446FAF2685F3CCB0D5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24A33C3E5ED7F43A9E283B34ED6AE4A" ma:contentTypeVersion="13" ma:contentTypeDescription="Create a new document." ma:contentTypeScope="" ma:versionID="82fd628f8add95b5954d42560dc3e725">
  <xsd:schema xmlns:xsd="http://www.w3.org/2001/XMLSchema" xmlns:xs="http://www.w3.org/2001/XMLSchema" xmlns:p="http://schemas.microsoft.com/office/2006/metadata/properties" xmlns:ns3="5dc9e3cf-8e27-4d94-bfa3-2668e9f00f75" xmlns:ns4="7ff82eb7-bf5c-474e-83cb-24efd9528af8" targetNamespace="http://schemas.microsoft.com/office/2006/metadata/properties" ma:root="true" ma:fieldsID="57e99218a699f61bb5a4f40112d2b8ef" ns3:_="" ns4:_="">
    <xsd:import namespace="5dc9e3cf-8e27-4d94-bfa3-2668e9f00f75"/>
    <xsd:import namespace="7ff82eb7-bf5c-474e-83cb-24efd9528af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c9e3cf-8e27-4d94-bfa3-2668e9f00f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ff82eb7-bf5c-474e-83cb-24efd9528af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50A3ED-9AAC-4EB0-99A9-08C9B91AC221}">
  <ds:schemaRefs>
    <ds:schemaRef ds:uri="http://purl.org/dc/terms/"/>
    <ds:schemaRef ds:uri="http://schemas.microsoft.com/office/infopath/2007/PartnerControls"/>
    <ds:schemaRef ds:uri="http://purl.org/dc/elements/1.1/"/>
    <ds:schemaRef ds:uri="http://schemas.microsoft.com/office/2006/metadata/properties"/>
    <ds:schemaRef ds:uri="http://schemas.microsoft.com/office/2006/documentManagement/types"/>
    <ds:schemaRef ds:uri="http://schemas.openxmlformats.org/package/2006/metadata/core-properties"/>
    <ds:schemaRef ds:uri="7ff82eb7-bf5c-474e-83cb-24efd9528af8"/>
    <ds:schemaRef ds:uri="5dc9e3cf-8e27-4d94-bfa3-2668e9f00f75"/>
    <ds:schemaRef ds:uri="http://www.w3.org/XML/1998/namespace"/>
    <ds:schemaRef ds:uri="http://purl.org/dc/dcmitype/"/>
  </ds:schemaRefs>
</ds:datastoreItem>
</file>

<file path=customXml/itemProps2.xml><?xml version="1.0" encoding="utf-8"?>
<ds:datastoreItem xmlns:ds="http://schemas.openxmlformats.org/officeDocument/2006/customXml" ds:itemID="{00FA81F0-79C6-4273-BA54-CAD19E58E827}">
  <ds:schemaRefs>
    <ds:schemaRef ds:uri="http://schemas.microsoft.com/sharepoint/v3/contenttype/forms"/>
  </ds:schemaRefs>
</ds:datastoreItem>
</file>

<file path=customXml/itemProps3.xml><?xml version="1.0" encoding="utf-8"?>
<ds:datastoreItem xmlns:ds="http://schemas.openxmlformats.org/officeDocument/2006/customXml" ds:itemID="{4E59B767-19FB-42BA-8BA6-C2F798456D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c9e3cf-8e27-4d94-bfa3-2668e9f00f75"/>
    <ds:schemaRef ds:uri="7ff82eb7-bf5c-474e-83cb-24efd9528a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019C311-BDE8-47B3-BBD9-59344AC0D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Template_Long-Doc_ORANGE_US_2016</Template>
  <TotalTime>0</TotalTime>
  <Pages>16</Pages>
  <Words>1881</Words>
  <Characters>10726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Adlib 6.x Installation Instructions For Windows 2016</vt:lpstr>
    </vt:vector>
  </TitlesOfParts>
  <Company>Thomson Reuters</Company>
  <LinksUpToDate>false</LinksUpToDate>
  <CharactersWithSpaces>12582</CharactersWithSpaces>
  <SharedDoc>false</SharedDoc>
  <HLinks>
    <vt:vector size="12" baseType="variant">
      <vt:variant>
        <vt:i4>7929903</vt:i4>
      </vt:variant>
      <vt:variant>
        <vt:i4>18</vt:i4>
      </vt:variant>
      <vt:variant>
        <vt:i4>0</vt:i4>
      </vt:variant>
      <vt:variant>
        <vt:i4>5</vt:i4>
      </vt:variant>
      <vt:variant>
        <vt:lpwstr>http://localhost:51050/Adlib/UI/Adlib.UI.html</vt:lpwstr>
      </vt:variant>
      <vt:variant>
        <vt:lpwstr>/Login</vt:lpwstr>
      </vt:variant>
      <vt:variant>
        <vt:i4>2883634</vt:i4>
      </vt:variant>
      <vt:variant>
        <vt:i4>12</vt:i4>
      </vt:variant>
      <vt:variant>
        <vt:i4>0</vt:i4>
      </vt:variant>
      <vt:variant>
        <vt:i4>5</vt:i4>
      </vt:variant>
      <vt:variant>
        <vt:lpwstr>http://localhost:51050/Adlib/JobManagementService/JobManagementService.svc?wsdl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Adlib 6.x Installation Instructions For Windows 2016</dc:title>
  <dc:subject/>
  <dc:creator>Dominick R. DiGioia</dc:creator>
  <cp:keywords/>
  <dc:description/>
  <cp:lastModifiedBy>R, Karthick (TR Tech, Content &amp; Ops)</cp:lastModifiedBy>
  <cp:revision>2</cp:revision>
  <cp:lastPrinted>2020-04-22T15:26:00Z</cp:lastPrinted>
  <dcterms:created xsi:type="dcterms:W3CDTF">2020-06-24T14:28:00Z</dcterms:created>
  <dcterms:modified xsi:type="dcterms:W3CDTF">2020-06-24T14:28:00Z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0x010100024A33C3E5ED7F43A9E283B34ED6AE4A</vt:lpwstr>
  </property>
</Properties>
</file>